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358BC" w14:textId="77777777" w:rsidR="008D4F2E" w:rsidRPr="00ED60DD" w:rsidRDefault="00000000">
      <w:pPr>
        <w:pBdr>
          <w:top w:val="nil"/>
          <w:left w:val="nil"/>
          <w:bottom w:val="nil"/>
          <w:right w:val="nil"/>
          <w:between w:val="nil"/>
        </w:pBdr>
        <w:spacing w:before="160" w:after="40"/>
        <w:jc w:val="center"/>
        <w:rPr>
          <w:color w:val="000000"/>
          <w:lang w:val="es-AR"/>
        </w:rPr>
      </w:pPr>
      <w:r w:rsidRPr="00ED60DD">
        <w:rPr>
          <w:b/>
          <w:bCs/>
          <w:color w:val="003087"/>
          <w:sz w:val="30"/>
          <w:szCs w:val="30"/>
          <w:lang w:val="es-AR"/>
        </w:rPr>
        <w:t>CONTRATO DE PRESTAÇÃO DE SERVIÇOS</w:t>
      </w:r>
    </w:p>
    <w:p w14:paraId="35FFF3B9" w14:textId="77777777" w:rsidR="008D4F2E" w:rsidRPr="00ED60DD" w:rsidRDefault="00000000">
      <w:pPr>
        <w:pBdr>
          <w:top w:val="nil"/>
          <w:left w:val="nil"/>
          <w:bottom w:val="nil"/>
          <w:right w:val="nil"/>
          <w:between w:val="nil"/>
        </w:pBdr>
        <w:spacing w:after="40"/>
        <w:jc w:val="center"/>
        <w:rPr>
          <w:color w:val="000000"/>
          <w:lang w:val="es-AR"/>
        </w:rPr>
      </w:pPr>
      <w:r w:rsidRPr="00ED60DD">
        <w:rPr>
          <w:b/>
          <w:bCs/>
          <w:i/>
          <w:iCs/>
          <w:color w:val="555555"/>
          <w:sz w:val="23"/>
          <w:szCs w:val="23"/>
          <w:lang w:val="es-AR"/>
        </w:rPr>
        <w:t>SERVICE AGREEMENT</w:t>
      </w:r>
    </w:p>
    <w:p w14:paraId="3735C85D" w14:textId="77777777" w:rsidR="008D4F2E" w:rsidRDefault="00000000">
      <w:pPr>
        <w:pBdr>
          <w:top w:val="nil"/>
          <w:left w:val="nil"/>
          <w:bottom w:val="nil"/>
          <w:right w:val="nil"/>
          <w:between w:val="nil"/>
        </w:pBdr>
        <w:spacing w:after="180"/>
        <w:jc w:val="center"/>
        <w:rPr>
          <w:color w:val="000000"/>
        </w:rPr>
      </w:pPr>
      <w:sdt>
        <w:sdtPr>
          <w:tag w:val="goog_rdk_1"/>
          <w:id w:val="-968076552"/>
        </w:sdtPr>
        <w:sdtContent>
          <w:sdt>
            <w:sdtPr>
              <w:tag w:val="goog_rdk_2"/>
              <w:id w:val="-784122"/>
            </w:sdtPr>
            <w:sdtContent>
              <w:ins w:id="0" w:author="Clara Falce" w:date="2026-06-11T14:29:00Z">
                <w:r>
                  <w:rPr>
                    <w:color w:val="555555"/>
                    <w:rPrChange w:id="1" w:author="Clara Falce" w:date="2026-06-11T14:29:00Z">
                      <w:rPr>
                        <w:color w:val="000000"/>
                      </w:rPr>
                    </w:rPrChange>
                  </w:rPr>
                  <w:t>AMPFY PUBLICIDADE E MARKETING LTDA.</w:t>
                </w:r>
              </w:ins>
            </w:sdtContent>
          </w:sdt>
        </w:sdtContent>
      </w:sdt>
      <w:sdt>
        <w:sdtPr>
          <w:tag w:val="goog_rdk_3"/>
          <w:id w:val="-1203982291"/>
        </w:sdtPr>
        <w:sdtContent>
          <w:sdt>
            <w:sdtPr>
              <w:tag w:val="goog_rdk_4"/>
              <w:id w:val="-466028611"/>
            </w:sdtPr>
            <w:sdtContent>
              <w:del w:id="2" w:author="Clara Falce" w:date="2026-06-11T14:29:00Z">
                <w:r>
                  <w:rPr>
                    <w:color w:val="555555"/>
                  </w:rPr>
                  <w:delText>AMPFY PUBLICIDADE E MARKETING LTDA.</w:delText>
                </w:r>
              </w:del>
            </w:sdtContent>
          </w:sdt>
        </w:sdtContent>
      </w:sdt>
      <w:r>
        <w:rPr>
          <w:color w:val="555555"/>
        </w:rPr>
        <w:t xml:space="preserve">  ×  TRACK GAMING BRASIL LTDA</w:t>
      </w:r>
    </w:p>
    <w:p w14:paraId="25546E8E" w14:textId="77777777" w:rsidR="008D4F2E" w:rsidRDefault="008D4F2E">
      <w:pPr>
        <w:pBdr>
          <w:top w:val="nil"/>
          <w:left w:val="nil"/>
          <w:bottom w:val="nil"/>
          <w:right w:val="nil"/>
          <w:between w:val="nil"/>
        </w:pBdr>
        <w:spacing w:before="100" w:after="100"/>
        <w:rPr>
          <w:color w:val="000000"/>
        </w:rPr>
      </w:pPr>
    </w:p>
    <w:tbl>
      <w:tblPr>
        <w:tblStyle w:val="a"/>
        <w:tblW w:w="10306" w:type="dxa"/>
        <w:tblInd w:w="0" w:type="dxa"/>
        <w:tblLayout w:type="fixed"/>
        <w:tblLook w:val="0400" w:firstRow="0" w:lastRow="0" w:firstColumn="0" w:lastColumn="0" w:noHBand="0" w:noVBand="1"/>
      </w:tblPr>
      <w:tblGrid>
        <w:gridCol w:w="5035"/>
        <w:gridCol w:w="236"/>
        <w:gridCol w:w="5035"/>
      </w:tblGrid>
      <w:tr w:rsidR="008D4F2E" w14:paraId="0839F433" w14:textId="77777777">
        <w:tc>
          <w:tcPr>
            <w:tcW w:w="5035" w:type="dxa"/>
            <w:shd w:val="clear" w:color="auto" w:fill="FFFFFF"/>
          </w:tcPr>
          <w:p w14:paraId="3321FE1A" w14:textId="77777777" w:rsidR="008D4F2E" w:rsidRDefault="00000000">
            <w:pPr>
              <w:pBdr>
                <w:top w:val="nil"/>
                <w:left w:val="nil"/>
                <w:bottom w:val="nil"/>
                <w:right w:val="nil"/>
                <w:between w:val="nil"/>
              </w:pBdr>
              <w:spacing w:before="40" w:after="40"/>
              <w:jc w:val="both"/>
              <w:rPr>
                <w:color w:val="000000"/>
              </w:rPr>
            </w:pPr>
            <w:r>
              <w:rPr>
                <w:b/>
                <w:bCs/>
                <w:color w:val="003087"/>
                <w:sz w:val="17"/>
                <w:szCs w:val="17"/>
              </w:rPr>
              <w:t>PORTUGUÊS</w:t>
            </w:r>
          </w:p>
        </w:tc>
        <w:tc>
          <w:tcPr>
            <w:tcW w:w="236" w:type="dxa"/>
            <w:tcBorders>
              <w:left w:val="single" w:sz="4" w:space="0" w:color="B8C8E0"/>
              <w:right w:val="single" w:sz="4" w:space="0" w:color="B8C8E0"/>
            </w:tcBorders>
            <w:shd w:val="clear" w:color="auto" w:fill="FFFFFF"/>
          </w:tcPr>
          <w:p w14:paraId="3A1DEDFB"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293F9B6A" w14:textId="77777777" w:rsidR="008D4F2E" w:rsidRDefault="00000000">
            <w:pPr>
              <w:pBdr>
                <w:top w:val="nil"/>
                <w:left w:val="nil"/>
                <w:bottom w:val="nil"/>
                <w:right w:val="nil"/>
                <w:between w:val="nil"/>
              </w:pBdr>
              <w:spacing w:before="40" w:after="40"/>
              <w:jc w:val="both"/>
              <w:rPr>
                <w:color w:val="000000"/>
              </w:rPr>
            </w:pPr>
            <w:r>
              <w:rPr>
                <w:b/>
                <w:bCs/>
                <w:i/>
                <w:iCs/>
                <w:color w:val="003087"/>
                <w:sz w:val="17"/>
                <w:szCs w:val="17"/>
              </w:rPr>
              <w:t>ENGLISH</w:t>
            </w:r>
          </w:p>
        </w:tc>
      </w:tr>
      <w:tr w:rsidR="008D4F2E" w14:paraId="21C46C57" w14:textId="77777777">
        <w:tc>
          <w:tcPr>
            <w:tcW w:w="5035" w:type="dxa"/>
            <w:shd w:val="clear" w:color="auto" w:fill="FFFFFF"/>
          </w:tcPr>
          <w:p w14:paraId="3259EEF7"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3F315A8A"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636B2DAF" w14:textId="77777777" w:rsidR="008D4F2E" w:rsidRDefault="008D4F2E">
            <w:pPr>
              <w:pBdr>
                <w:top w:val="nil"/>
                <w:left w:val="nil"/>
                <w:bottom w:val="nil"/>
                <w:right w:val="nil"/>
                <w:between w:val="nil"/>
              </w:pBdr>
              <w:spacing w:after="40"/>
              <w:jc w:val="both"/>
              <w:rPr>
                <w:color w:val="000000"/>
              </w:rPr>
            </w:pPr>
          </w:p>
        </w:tc>
      </w:tr>
      <w:tr w:rsidR="008D4F2E" w14:paraId="64EE9FDE" w14:textId="77777777">
        <w:tc>
          <w:tcPr>
            <w:tcW w:w="5035" w:type="dxa"/>
            <w:shd w:val="clear" w:color="auto" w:fill="FFFFFF"/>
          </w:tcPr>
          <w:p w14:paraId="077D1050" w14:textId="77777777" w:rsidR="008D4F2E" w:rsidRPr="00ED60DD" w:rsidRDefault="00000000">
            <w:pPr>
              <w:pBdr>
                <w:top w:val="nil"/>
                <w:left w:val="nil"/>
                <w:bottom w:val="nil"/>
                <w:right w:val="nil"/>
                <w:between w:val="nil"/>
              </w:pBdr>
              <w:spacing w:after="80"/>
              <w:jc w:val="both"/>
              <w:rPr>
                <w:color w:val="000000"/>
                <w:lang w:val="es-AR"/>
              </w:rPr>
            </w:pPr>
            <w:r w:rsidRPr="00ED60DD">
              <w:rPr>
                <w:color w:val="111111"/>
                <w:lang w:val="es-AR"/>
              </w:rPr>
              <w:t>O presente Contrato de Prestação de Serviços (“Contrato”) é celebrado entre</w:t>
            </w:r>
          </w:p>
        </w:tc>
        <w:tc>
          <w:tcPr>
            <w:tcW w:w="236" w:type="dxa"/>
            <w:tcBorders>
              <w:left w:val="single" w:sz="4" w:space="0" w:color="B8C8E0"/>
              <w:right w:val="single" w:sz="4" w:space="0" w:color="B8C8E0"/>
            </w:tcBorders>
            <w:shd w:val="clear" w:color="auto" w:fill="FFFFFF"/>
          </w:tcPr>
          <w:p w14:paraId="63E78435"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43C7D978" w14:textId="77777777" w:rsidR="008D4F2E" w:rsidRDefault="00000000">
            <w:pPr>
              <w:pBdr>
                <w:top w:val="nil"/>
                <w:left w:val="nil"/>
                <w:bottom w:val="nil"/>
                <w:right w:val="nil"/>
                <w:between w:val="nil"/>
              </w:pBdr>
              <w:spacing w:after="80"/>
              <w:jc w:val="both"/>
              <w:rPr>
                <w:color w:val="000000"/>
              </w:rPr>
            </w:pPr>
            <w:r>
              <w:rPr>
                <w:color w:val="111111"/>
              </w:rPr>
              <w:t>This Service Agreement (“Agreement”) is entered into by and between</w:t>
            </w:r>
            <w:r>
              <w:rPr>
                <w:color w:val="000000"/>
              </w:rPr>
              <w:t xml:space="preserve">     </w:t>
            </w:r>
          </w:p>
        </w:tc>
      </w:tr>
      <w:tr w:rsidR="008D4F2E" w14:paraId="54897D4A" w14:textId="77777777">
        <w:tc>
          <w:tcPr>
            <w:tcW w:w="5035" w:type="dxa"/>
            <w:shd w:val="clear" w:color="auto" w:fill="FFFFFF"/>
          </w:tcPr>
          <w:p w14:paraId="3177E83B"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6014FE71"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20721B2E" w14:textId="77777777" w:rsidR="008D4F2E" w:rsidRDefault="008D4F2E">
            <w:pPr>
              <w:pBdr>
                <w:top w:val="nil"/>
                <w:left w:val="nil"/>
                <w:bottom w:val="nil"/>
                <w:right w:val="nil"/>
                <w:between w:val="nil"/>
              </w:pBdr>
              <w:spacing w:after="40"/>
              <w:jc w:val="both"/>
              <w:rPr>
                <w:color w:val="000000"/>
              </w:rPr>
            </w:pPr>
          </w:p>
        </w:tc>
      </w:tr>
      <w:tr w:rsidR="008D4F2E" w14:paraId="0E5E0ABE" w14:textId="77777777">
        <w:tc>
          <w:tcPr>
            <w:tcW w:w="5035" w:type="dxa"/>
            <w:shd w:val="clear" w:color="auto" w:fill="FFFFFF"/>
          </w:tcPr>
          <w:p w14:paraId="399867F5"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Ampfy Publicidade e Marketing Ltda.</w:t>
            </w:r>
            <w:r w:rsidRPr="00ED60DD">
              <w:rPr>
                <w:color w:val="111111"/>
                <w:lang w:val="es-AR"/>
              </w:rPr>
              <w:t>, sociedade empresária limitada, com sede na Cidade de São Paulo, Estado de São Paulo, na Rua Girassol, nº 953, Vila Madalena, CEP 05433-002, inscrita no CNPJ sob nº 62.851.314/0001-55, neste ato representada na forma de seu contrato social, doravante denominada simplesmente “</w:t>
            </w:r>
            <w:r w:rsidRPr="00ED60DD">
              <w:rPr>
                <w:b/>
                <w:bCs/>
                <w:color w:val="111111"/>
                <w:lang w:val="es-AR"/>
              </w:rPr>
              <w:t>CONTRATADA</w:t>
            </w:r>
            <w:r w:rsidRPr="00ED60DD">
              <w:rPr>
                <w:color w:val="111111"/>
                <w:lang w:val="es-AR"/>
              </w:rPr>
              <w:t>”; e de outro lado</w:t>
            </w:r>
          </w:p>
        </w:tc>
        <w:tc>
          <w:tcPr>
            <w:tcW w:w="236" w:type="dxa"/>
            <w:tcBorders>
              <w:left w:val="single" w:sz="4" w:space="0" w:color="B8C8E0"/>
              <w:right w:val="single" w:sz="4" w:space="0" w:color="B8C8E0"/>
            </w:tcBorders>
            <w:shd w:val="clear" w:color="auto" w:fill="FFFFFF"/>
          </w:tcPr>
          <w:p w14:paraId="26D9074F"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6EFA2B5A" w14:textId="77777777" w:rsidR="008D4F2E" w:rsidRDefault="00000000">
            <w:pPr>
              <w:pBdr>
                <w:top w:val="nil"/>
                <w:left w:val="nil"/>
                <w:bottom w:val="nil"/>
                <w:right w:val="nil"/>
                <w:between w:val="nil"/>
              </w:pBdr>
              <w:spacing w:after="80"/>
              <w:jc w:val="both"/>
              <w:rPr>
                <w:color w:val="000000"/>
              </w:rPr>
            </w:pPr>
            <w:r>
              <w:rPr>
                <w:b/>
                <w:bCs/>
                <w:i/>
                <w:iCs/>
                <w:color w:val="111111"/>
              </w:rPr>
              <w:t>Ampfy Publicidade e Marketing Ltda.</w:t>
            </w:r>
            <w:r>
              <w:rPr>
                <w:i/>
                <w:iCs/>
                <w:color w:val="111111"/>
              </w:rPr>
              <w:t>, a limited liability company headquartered at Rua Girassol, nº 953, Vila Madalena, São Paulo/SP, CEP 05433-002, Brazil, registered under CNPJ No. 62.851.314/0001-55, herein represented pursuant to its articles of association, hereinafter referred to as “</w:t>
            </w:r>
            <w:r>
              <w:rPr>
                <w:b/>
                <w:bCs/>
                <w:i/>
                <w:iCs/>
                <w:color w:val="111111"/>
              </w:rPr>
              <w:t>SERVICE PROVIDER</w:t>
            </w:r>
            <w:r>
              <w:rPr>
                <w:i/>
                <w:iCs/>
                <w:color w:val="111111"/>
              </w:rPr>
              <w:t>”; and on the other hand</w:t>
            </w:r>
          </w:p>
        </w:tc>
      </w:tr>
      <w:tr w:rsidR="008D4F2E" w14:paraId="50DA9860" w14:textId="77777777">
        <w:tc>
          <w:tcPr>
            <w:tcW w:w="5035" w:type="dxa"/>
            <w:shd w:val="clear" w:color="auto" w:fill="FFFFFF"/>
          </w:tcPr>
          <w:p w14:paraId="48CED5FE"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41F4493D"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53AA8C70" w14:textId="77777777" w:rsidR="008D4F2E" w:rsidRDefault="008D4F2E">
            <w:pPr>
              <w:pBdr>
                <w:top w:val="nil"/>
                <w:left w:val="nil"/>
                <w:bottom w:val="nil"/>
                <w:right w:val="nil"/>
                <w:between w:val="nil"/>
              </w:pBdr>
              <w:spacing w:after="40"/>
              <w:jc w:val="both"/>
              <w:rPr>
                <w:color w:val="000000"/>
              </w:rPr>
            </w:pPr>
          </w:p>
        </w:tc>
      </w:tr>
      <w:tr w:rsidR="008D4F2E" w14:paraId="36C5E9F5" w14:textId="77777777">
        <w:tc>
          <w:tcPr>
            <w:tcW w:w="5035" w:type="dxa"/>
            <w:shd w:val="clear" w:color="auto" w:fill="FFFFFF"/>
          </w:tcPr>
          <w:p w14:paraId="6D148618"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TRACK GAMING BRASIL LTDA</w:t>
            </w:r>
            <w:r w:rsidRPr="00ED60DD">
              <w:rPr>
                <w:color w:val="111111"/>
                <w:lang w:val="es-AR"/>
              </w:rPr>
              <w:t>, com sede na Rua Tamarataca 212, Sala 22, Mooca, São Paulo, Brasil (CEP:03.119-010), inscrita no CNPJ sob nº 56.706.701/0001-03, neste ato representada na forma de seu contrato social, doravante denominada simplesmente “</w:t>
            </w:r>
            <w:r w:rsidRPr="00ED60DD">
              <w:rPr>
                <w:b/>
                <w:bCs/>
                <w:color w:val="111111"/>
                <w:lang w:val="es-AR"/>
              </w:rPr>
              <w:t>CONTRATANTE</w:t>
            </w:r>
            <w:r w:rsidRPr="00ED60DD">
              <w:rPr>
                <w:color w:val="111111"/>
                <w:lang w:val="es-AR"/>
              </w:rPr>
              <w:t>”,</w:t>
            </w:r>
          </w:p>
        </w:tc>
        <w:tc>
          <w:tcPr>
            <w:tcW w:w="236" w:type="dxa"/>
            <w:tcBorders>
              <w:left w:val="single" w:sz="4" w:space="0" w:color="B8C8E0"/>
              <w:right w:val="single" w:sz="4" w:space="0" w:color="B8C8E0"/>
            </w:tcBorders>
            <w:shd w:val="clear" w:color="auto" w:fill="FFFFFF"/>
          </w:tcPr>
          <w:p w14:paraId="47694426"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2C684258" w14:textId="77777777" w:rsidR="008D4F2E" w:rsidRDefault="00000000">
            <w:pPr>
              <w:pBdr>
                <w:top w:val="nil"/>
                <w:left w:val="nil"/>
                <w:bottom w:val="nil"/>
                <w:right w:val="nil"/>
                <w:between w:val="nil"/>
              </w:pBdr>
              <w:spacing w:after="80"/>
              <w:jc w:val="both"/>
              <w:rPr>
                <w:color w:val="000000"/>
              </w:rPr>
            </w:pPr>
            <w:r>
              <w:rPr>
                <w:b/>
                <w:bCs/>
                <w:i/>
                <w:iCs/>
                <w:color w:val="111111"/>
              </w:rPr>
              <w:t>TRACK GAMING BRASIL LTDA</w:t>
            </w:r>
            <w:r>
              <w:rPr>
                <w:i/>
                <w:iCs/>
                <w:color w:val="111111"/>
              </w:rPr>
              <w:t>, headquartered at Rua Tamarataca 212, Sala 22, Mooca, São Paulo, Brasil (CEP:03.119-010), registered under CNPJ No. 56.706.701/0001-03, herein represented pursuant to its articles of association, hereinafter referred to as “</w:t>
            </w:r>
            <w:r>
              <w:rPr>
                <w:b/>
                <w:bCs/>
                <w:i/>
                <w:iCs/>
                <w:color w:val="111111"/>
              </w:rPr>
              <w:t>CLIENT</w:t>
            </w:r>
            <w:r>
              <w:rPr>
                <w:i/>
                <w:iCs/>
                <w:color w:val="111111"/>
              </w:rPr>
              <w:t>”,</w:t>
            </w:r>
          </w:p>
        </w:tc>
      </w:tr>
      <w:tr w:rsidR="008D4F2E" w14:paraId="5E237564" w14:textId="77777777">
        <w:tc>
          <w:tcPr>
            <w:tcW w:w="5035" w:type="dxa"/>
            <w:shd w:val="clear" w:color="auto" w:fill="FFFFFF"/>
          </w:tcPr>
          <w:p w14:paraId="61AD3A7D"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4DA9A91F"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00C9F0B1" w14:textId="77777777" w:rsidR="008D4F2E" w:rsidRDefault="008D4F2E">
            <w:pPr>
              <w:pBdr>
                <w:top w:val="nil"/>
                <w:left w:val="nil"/>
                <w:bottom w:val="nil"/>
                <w:right w:val="nil"/>
                <w:between w:val="nil"/>
              </w:pBdr>
              <w:spacing w:after="40"/>
              <w:jc w:val="both"/>
              <w:rPr>
                <w:color w:val="000000"/>
              </w:rPr>
            </w:pPr>
          </w:p>
        </w:tc>
      </w:tr>
      <w:tr w:rsidR="008D4F2E" w14:paraId="6AA46AA0" w14:textId="77777777">
        <w:tc>
          <w:tcPr>
            <w:tcW w:w="5035" w:type="dxa"/>
            <w:shd w:val="clear" w:color="auto" w:fill="FFFFFF"/>
          </w:tcPr>
          <w:p w14:paraId="115B54EC" w14:textId="77777777" w:rsidR="008D4F2E" w:rsidRPr="00ED60DD" w:rsidRDefault="00000000">
            <w:pPr>
              <w:pBdr>
                <w:top w:val="nil"/>
                <w:left w:val="nil"/>
                <w:bottom w:val="nil"/>
                <w:right w:val="nil"/>
                <w:between w:val="nil"/>
              </w:pBdr>
              <w:spacing w:after="40"/>
              <w:jc w:val="both"/>
              <w:rPr>
                <w:color w:val="000000"/>
                <w:lang w:val="es-AR"/>
              </w:rPr>
            </w:pPr>
            <w:r w:rsidRPr="00ED60DD">
              <w:rPr>
                <w:color w:val="000000"/>
                <w:lang w:val="es-AR"/>
              </w:rPr>
              <w:t>A CONTRATANTE e a CONTRATADA serão doravante denominadas individualmente “Parte” e, conjuntamente, “Partes”.</w:t>
            </w:r>
          </w:p>
        </w:tc>
        <w:tc>
          <w:tcPr>
            <w:tcW w:w="236" w:type="dxa"/>
            <w:tcBorders>
              <w:left w:val="single" w:sz="4" w:space="0" w:color="B8C8E0"/>
              <w:right w:val="single" w:sz="4" w:space="0" w:color="B8C8E0"/>
            </w:tcBorders>
            <w:shd w:val="clear" w:color="auto" w:fill="FFFFFF"/>
          </w:tcPr>
          <w:p w14:paraId="77D5ADA2"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5B732021" w14:textId="77777777" w:rsidR="008D4F2E" w:rsidRDefault="00000000">
            <w:pPr>
              <w:pBdr>
                <w:top w:val="nil"/>
                <w:left w:val="nil"/>
                <w:bottom w:val="nil"/>
                <w:right w:val="nil"/>
                <w:between w:val="nil"/>
              </w:pBdr>
              <w:spacing w:after="40"/>
              <w:jc w:val="both"/>
              <w:rPr>
                <w:color w:val="000000"/>
              </w:rPr>
            </w:pPr>
            <w:r>
              <w:rPr>
                <w:color w:val="000000"/>
              </w:rPr>
              <w:t>The CLIENT and the SERVICE PROVIDER shall hereinafter be referred to individually as a “Party” and collectively as the “Parties”.</w:t>
            </w:r>
          </w:p>
        </w:tc>
      </w:tr>
      <w:tr w:rsidR="008D4F2E" w14:paraId="32652CE0" w14:textId="77777777">
        <w:tc>
          <w:tcPr>
            <w:tcW w:w="5035" w:type="dxa"/>
            <w:shd w:val="clear" w:color="auto" w:fill="FFFFFF"/>
          </w:tcPr>
          <w:p w14:paraId="409B77C2" w14:textId="77777777" w:rsidR="008D4F2E" w:rsidRPr="00ED60DD" w:rsidRDefault="00000000">
            <w:pPr>
              <w:pBdr>
                <w:top w:val="nil"/>
                <w:left w:val="nil"/>
                <w:bottom w:val="nil"/>
                <w:right w:val="nil"/>
                <w:between w:val="nil"/>
              </w:pBdr>
              <w:spacing w:after="80"/>
              <w:jc w:val="both"/>
              <w:rPr>
                <w:color w:val="000000"/>
                <w:lang w:val="es-AR"/>
              </w:rPr>
            </w:pPr>
            <w:r w:rsidRPr="00ED60DD">
              <w:rPr>
                <w:color w:val="111111"/>
                <w:lang w:val="es-AR"/>
              </w:rPr>
              <w:t>As Partes têm entre si justo e contratado o que segue:</w:t>
            </w:r>
          </w:p>
        </w:tc>
        <w:tc>
          <w:tcPr>
            <w:tcW w:w="236" w:type="dxa"/>
            <w:tcBorders>
              <w:left w:val="single" w:sz="4" w:space="0" w:color="B8C8E0"/>
              <w:right w:val="single" w:sz="4" w:space="0" w:color="B8C8E0"/>
            </w:tcBorders>
            <w:shd w:val="clear" w:color="auto" w:fill="FFFFFF"/>
          </w:tcPr>
          <w:p w14:paraId="274E1C14"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7A97F37E" w14:textId="77777777" w:rsidR="008D4F2E" w:rsidRDefault="00000000">
            <w:pPr>
              <w:pBdr>
                <w:top w:val="nil"/>
                <w:left w:val="nil"/>
                <w:bottom w:val="nil"/>
                <w:right w:val="nil"/>
                <w:between w:val="nil"/>
              </w:pBdr>
              <w:spacing w:after="80"/>
              <w:jc w:val="both"/>
              <w:rPr>
                <w:color w:val="000000"/>
              </w:rPr>
            </w:pPr>
            <w:r>
              <w:rPr>
                <w:i/>
                <w:iCs/>
                <w:color w:val="111111"/>
              </w:rPr>
              <w:t>The Parties have mutually agreed to the following:</w:t>
            </w:r>
          </w:p>
        </w:tc>
      </w:tr>
      <w:tr w:rsidR="008D4F2E" w14:paraId="60A52801" w14:textId="77777777">
        <w:tc>
          <w:tcPr>
            <w:tcW w:w="5035" w:type="dxa"/>
            <w:shd w:val="clear" w:color="auto" w:fill="FFFFFF"/>
          </w:tcPr>
          <w:p w14:paraId="6E7749D7"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7158AD58"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71FF0D11" w14:textId="77777777" w:rsidR="008D4F2E" w:rsidRDefault="008D4F2E">
            <w:pPr>
              <w:pBdr>
                <w:top w:val="nil"/>
                <w:left w:val="nil"/>
                <w:bottom w:val="nil"/>
                <w:right w:val="nil"/>
                <w:between w:val="nil"/>
              </w:pBdr>
              <w:spacing w:after="40"/>
              <w:jc w:val="both"/>
              <w:rPr>
                <w:color w:val="000000"/>
              </w:rPr>
            </w:pPr>
          </w:p>
        </w:tc>
      </w:tr>
      <w:tr w:rsidR="008D4F2E" w14:paraId="57CE8172" w14:textId="77777777">
        <w:tc>
          <w:tcPr>
            <w:tcW w:w="5035" w:type="dxa"/>
            <w:shd w:val="clear" w:color="auto" w:fill="003087"/>
          </w:tcPr>
          <w:p w14:paraId="3AFC9EAE" w14:textId="77777777" w:rsidR="008D4F2E" w:rsidRDefault="00000000">
            <w:pPr>
              <w:pBdr>
                <w:top w:val="nil"/>
                <w:left w:val="nil"/>
                <w:bottom w:val="nil"/>
                <w:right w:val="nil"/>
                <w:between w:val="nil"/>
              </w:pBdr>
              <w:spacing w:before="60" w:after="60"/>
              <w:jc w:val="both"/>
              <w:rPr>
                <w:color w:val="000000"/>
              </w:rPr>
            </w:pPr>
            <w:r>
              <w:rPr>
                <w:b/>
                <w:bCs/>
                <w:color w:val="FFFFFF"/>
                <w:sz w:val="20"/>
                <w:szCs w:val="20"/>
              </w:rPr>
              <w:t>CLÁUSULA 1ª - OBJETO</w:t>
            </w:r>
          </w:p>
        </w:tc>
        <w:tc>
          <w:tcPr>
            <w:tcW w:w="236" w:type="dxa"/>
            <w:tcBorders>
              <w:left w:val="single" w:sz="4" w:space="0" w:color="B8C8E0"/>
              <w:right w:val="single" w:sz="4" w:space="0" w:color="B8C8E0"/>
            </w:tcBorders>
            <w:shd w:val="clear" w:color="auto" w:fill="FFFFFF"/>
          </w:tcPr>
          <w:p w14:paraId="08605DC5"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003087"/>
          </w:tcPr>
          <w:p w14:paraId="73F9F8E6" w14:textId="77777777" w:rsidR="008D4F2E" w:rsidRDefault="00000000">
            <w:pPr>
              <w:pBdr>
                <w:top w:val="nil"/>
                <w:left w:val="nil"/>
                <w:bottom w:val="nil"/>
                <w:right w:val="nil"/>
                <w:between w:val="nil"/>
              </w:pBdr>
              <w:spacing w:before="60" w:after="60"/>
              <w:jc w:val="both"/>
              <w:rPr>
                <w:color w:val="000000"/>
              </w:rPr>
            </w:pPr>
            <w:r>
              <w:rPr>
                <w:b/>
                <w:bCs/>
                <w:i/>
                <w:iCs/>
                <w:color w:val="FFFFFF"/>
                <w:sz w:val="20"/>
                <w:szCs w:val="20"/>
              </w:rPr>
              <w:t>CLAUSE 1 – OBJECT</w:t>
            </w:r>
          </w:p>
        </w:tc>
      </w:tr>
      <w:tr w:rsidR="008D4F2E" w14:paraId="030E0A9B" w14:textId="77777777">
        <w:tc>
          <w:tcPr>
            <w:tcW w:w="5035" w:type="dxa"/>
            <w:shd w:val="clear" w:color="auto" w:fill="FFFFFF"/>
          </w:tcPr>
          <w:p w14:paraId="2848CFDA"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0C5AA515"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0C7BC3AA" w14:textId="77777777" w:rsidR="008D4F2E" w:rsidRDefault="008D4F2E">
            <w:pPr>
              <w:pBdr>
                <w:top w:val="nil"/>
                <w:left w:val="nil"/>
                <w:bottom w:val="nil"/>
                <w:right w:val="nil"/>
                <w:between w:val="nil"/>
              </w:pBdr>
              <w:spacing w:after="40"/>
              <w:jc w:val="both"/>
              <w:rPr>
                <w:color w:val="000000"/>
              </w:rPr>
            </w:pPr>
          </w:p>
        </w:tc>
      </w:tr>
      <w:tr w:rsidR="008D4F2E" w14:paraId="3ED3E258" w14:textId="77777777">
        <w:tc>
          <w:tcPr>
            <w:tcW w:w="5035" w:type="dxa"/>
            <w:shd w:val="clear" w:color="auto" w:fill="FFFFFF"/>
          </w:tcPr>
          <w:p w14:paraId="4CB9987A" w14:textId="77777777" w:rsidR="008D4F2E" w:rsidRPr="00ED60DD" w:rsidRDefault="00000000">
            <w:pPr>
              <w:pBdr>
                <w:top w:val="nil"/>
                <w:left w:val="nil"/>
                <w:bottom w:val="nil"/>
                <w:right w:val="nil"/>
                <w:between w:val="nil"/>
              </w:pBdr>
              <w:spacing w:after="80"/>
              <w:jc w:val="both"/>
              <w:rPr>
                <w:color w:val="000000"/>
                <w:lang w:val="es-AR"/>
              </w:rPr>
            </w:pPr>
            <w:r w:rsidRPr="00ED60DD">
              <w:rPr>
                <w:color w:val="111111"/>
                <w:lang w:val="es-AR"/>
              </w:rPr>
              <w:t xml:space="preserve">Constitui objeto do presente contrato a prestação de serviços pela </w:t>
            </w:r>
            <w:r w:rsidRPr="00ED60DD">
              <w:rPr>
                <w:b/>
                <w:bCs/>
                <w:color w:val="111111"/>
                <w:lang w:val="es-AR"/>
              </w:rPr>
              <w:t>CONTRATADA</w:t>
            </w:r>
            <w:r w:rsidRPr="00ED60DD">
              <w:rPr>
                <w:color w:val="111111"/>
                <w:lang w:val="es-AR"/>
              </w:rPr>
              <w:t xml:space="preserve"> de </w:t>
            </w:r>
            <w:r w:rsidRPr="00ED60DD">
              <w:rPr>
                <w:b/>
                <w:bCs/>
                <w:color w:val="111111"/>
                <w:lang w:val="es-AR"/>
              </w:rPr>
              <w:t>serviços de comunicação, criação, produção audiovisual e gestão de campanha publicitária para a Campanha e Ativações Copa do Mundo 2026 (“Campanha BetWarrior Copa 2026” ou “Campanha”)</w:t>
            </w:r>
            <w:r w:rsidRPr="00ED60DD">
              <w:rPr>
                <w:color w:val="111111"/>
                <w:lang w:val="es-AR"/>
              </w:rPr>
              <w:t xml:space="preserve">, de acordo com os objetivos informados pela </w:t>
            </w:r>
            <w:r w:rsidRPr="00ED60DD">
              <w:rPr>
                <w:b/>
                <w:bCs/>
                <w:color w:val="111111"/>
                <w:lang w:val="es-AR"/>
              </w:rPr>
              <w:t>CONTRATANTE</w:t>
            </w:r>
            <w:r w:rsidRPr="00ED60DD">
              <w:rPr>
                <w:color w:val="111111"/>
                <w:lang w:val="es-AR"/>
              </w:rPr>
              <w:t xml:space="preserve"> e nos termos da Proposta Comercial datada de </w:t>
            </w:r>
            <w:r w:rsidRPr="00ED60DD">
              <w:rPr>
                <w:b/>
                <w:bCs/>
                <w:color w:val="111111"/>
                <w:lang w:val="es-AR"/>
              </w:rPr>
              <w:t>05 de maio de 2026</w:t>
            </w:r>
            <w:r w:rsidRPr="00ED60DD">
              <w:rPr>
                <w:color w:val="111111"/>
                <w:lang w:val="es-AR"/>
              </w:rPr>
              <w:t xml:space="preserve"> que, rubricada pelas Partes, faz parte integrante deste Contrato (o “Anexo I”); doravante denominado simplesmente “SERVIÇOS”.</w:t>
            </w:r>
          </w:p>
        </w:tc>
        <w:tc>
          <w:tcPr>
            <w:tcW w:w="236" w:type="dxa"/>
            <w:tcBorders>
              <w:left w:val="single" w:sz="4" w:space="0" w:color="B8C8E0"/>
              <w:right w:val="single" w:sz="4" w:space="0" w:color="B8C8E0"/>
            </w:tcBorders>
            <w:shd w:val="clear" w:color="auto" w:fill="FFFFFF"/>
          </w:tcPr>
          <w:p w14:paraId="071B54B2"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3E8CE903" w14:textId="77777777" w:rsidR="008D4F2E" w:rsidRDefault="00000000">
            <w:pPr>
              <w:pBdr>
                <w:top w:val="nil"/>
                <w:left w:val="nil"/>
                <w:bottom w:val="nil"/>
                <w:right w:val="nil"/>
                <w:between w:val="nil"/>
              </w:pBdr>
              <w:spacing w:after="80"/>
              <w:jc w:val="both"/>
              <w:rPr>
                <w:color w:val="000000"/>
              </w:rPr>
            </w:pPr>
            <w:r>
              <w:rPr>
                <w:i/>
                <w:iCs/>
                <w:color w:val="111111"/>
              </w:rPr>
              <w:t xml:space="preserve">The object of this agreement is the provision of services by the </w:t>
            </w:r>
            <w:r>
              <w:rPr>
                <w:b/>
                <w:bCs/>
                <w:i/>
                <w:iCs/>
                <w:color w:val="111111"/>
              </w:rPr>
              <w:t>SERVICE PROVIDER</w:t>
            </w:r>
            <w:r>
              <w:rPr>
                <w:i/>
                <w:iCs/>
                <w:color w:val="111111"/>
              </w:rPr>
              <w:t xml:space="preserve"> consisting of </w:t>
            </w:r>
            <w:r>
              <w:rPr>
                <w:b/>
                <w:bCs/>
                <w:i/>
                <w:iCs/>
                <w:color w:val="111111"/>
              </w:rPr>
              <w:t>communication, creative, audiovisual production and advertising campaign management services for the World Cup 2026 Campaign and Activations (“BetWarrior World Cup 2026 Campaign” or “Campaign”)</w:t>
            </w:r>
            <w:r>
              <w:rPr>
                <w:i/>
                <w:iCs/>
                <w:color w:val="111111"/>
              </w:rPr>
              <w:t xml:space="preserve">, in accordance with the objectives informed by the CLIENT and pursuant to the Commercial Proposal dated </w:t>
            </w:r>
            <w:r>
              <w:rPr>
                <w:b/>
                <w:bCs/>
                <w:i/>
                <w:iCs/>
                <w:color w:val="111111"/>
              </w:rPr>
              <w:t>May 5, 2026</w:t>
            </w:r>
            <w:r>
              <w:rPr>
                <w:i/>
                <w:iCs/>
                <w:color w:val="111111"/>
              </w:rPr>
              <w:t>, which, initialed by the Parties, forms an integral part of this Agreement (“Exhibit I”); hereinafter referred to as “SERVICES”.</w:t>
            </w:r>
          </w:p>
        </w:tc>
      </w:tr>
      <w:tr w:rsidR="008D4F2E" w14:paraId="53C49740" w14:textId="77777777">
        <w:tc>
          <w:tcPr>
            <w:tcW w:w="5035" w:type="dxa"/>
            <w:shd w:val="clear" w:color="auto" w:fill="FFFFFF"/>
          </w:tcPr>
          <w:p w14:paraId="619F2408"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31362D7C"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067BBB14" w14:textId="77777777" w:rsidR="008D4F2E" w:rsidRDefault="008D4F2E">
            <w:pPr>
              <w:pBdr>
                <w:top w:val="nil"/>
                <w:left w:val="nil"/>
                <w:bottom w:val="nil"/>
                <w:right w:val="nil"/>
                <w:between w:val="nil"/>
              </w:pBdr>
              <w:spacing w:after="40"/>
              <w:jc w:val="both"/>
              <w:rPr>
                <w:color w:val="000000"/>
              </w:rPr>
            </w:pPr>
          </w:p>
        </w:tc>
      </w:tr>
      <w:tr w:rsidR="008D4F2E" w14:paraId="67BA0527" w14:textId="77777777">
        <w:tc>
          <w:tcPr>
            <w:tcW w:w="5035" w:type="dxa"/>
            <w:shd w:val="clear" w:color="auto" w:fill="FFFFFF"/>
          </w:tcPr>
          <w:p w14:paraId="37EB59CD" w14:textId="77777777" w:rsidR="008D4F2E" w:rsidRPr="00ED60DD" w:rsidRDefault="00000000">
            <w:pPr>
              <w:pBdr>
                <w:top w:val="nil"/>
                <w:left w:val="nil"/>
                <w:bottom w:val="nil"/>
                <w:right w:val="nil"/>
                <w:between w:val="nil"/>
              </w:pBdr>
              <w:spacing w:after="80"/>
              <w:jc w:val="both"/>
              <w:rPr>
                <w:color w:val="000000"/>
                <w:lang w:val="es-AR"/>
              </w:rPr>
            </w:pPr>
            <w:r w:rsidRPr="00ED60DD">
              <w:rPr>
                <w:color w:val="111111"/>
                <w:lang w:val="es-AR"/>
              </w:rPr>
              <w:t xml:space="preserve">Poderão ser firmados Anexos ao presente Contrato denominados de “Alterações de Escopo”, que rubricados e assinados pelas partes farão parte deste instrumento particular, visando detalhar todos os serviços solicitados pela </w:t>
            </w:r>
            <w:r w:rsidRPr="00ED60DD">
              <w:rPr>
                <w:b/>
                <w:bCs/>
                <w:color w:val="111111"/>
                <w:lang w:val="es-AR"/>
              </w:rPr>
              <w:t>CONTRATANTE</w:t>
            </w:r>
            <w:r w:rsidRPr="00ED60DD">
              <w:rPr>
                <w:color w:val="111111"/>
                <w:lang w:val="es-AR"/>
              </w:rPr>
              <w:t xml:space="preserve"> que </w:t>
            </w:r>
            <w:r w:rsidRPr="00ED60DD">
              <w:rPr>
                <w:b/>
                <w:bCs/>
                <w:color w:val="111111"/>
                <w:lang w:val="es-AR"/>
              </w:rPr>
              <w:t>não</w:t>
            </w:r>
            <w:r w:rsidRPr="00ED60DD">
              <w:rPr>
                <w:color w:val="111111"/>
                <w:lang w:val="es-AR"/>
              </w:rPr>
              <w:t xml:space="preserve"> fazem parte do escopo daqueles estabelecidos neste instrumento e no Anexo I, fixando seu respectivo escopo, preços, forma de pagamento e prazos a serem acordados pelas partes.</w:t>
            </w:r>
          </w:p>
        </w:tc>
        <w:tc>
          <w:tcPr>
            <w:tcW w:w="236" w:type="dxa"/>
            <w:tcBorders>
              <w:left w:val="single" w:sz="4" w:space="0" w:color="B8C8E0"/>
              <w:right w:val="single" w:sz="4" w:space="0" w:color="B8C8E0"/>
            </w:tcBorders>
            <w:shd w:val="clear" w:color="auto" w:fill="FFFFFF"/>
          </w:tcPr>
          <w:p w14:paraId="5AE0E85C"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013EF7EE" w14:textId="77777777" w:rsidR="008D4F2E" w:rsidRDefault="00000000">
            <w:pPr>
              <w:pBdr>
                <w:top w:val="nil"/>
                <w:left w:val="nil"/>
                <w:bottom w:val="nil"/>
                <w:right w:val="nil"/>
                <w:between w:val="nil"/>
              </w:pBdr>
              <w:spacing w:after="80"/>
              <w:jc w:val="both"/>
              <w:rPr>
                <w:color w:val="000000"/>
              </w:rPr>
            </w:pPr>
            <w:r>
              <w:rPr>
                <w:i/>
                <w:iCs/>
                <w:color w:val="111111"/>
              </w:rPr>
              <w:t xml:space="preserve">Exhibits titled “Scope Changes” may be executed and, when initialed and signed by both parties, shall form part of this instrument, detailing services requested by the </w:t>
            </w:r>
            <w:r>
              <w:rPr>
                <w:b/>
                <w:bCs/>
                <w:i/>
                <w:iCs/>
                <w:color w:val="111111"/>
              </w:rPr>
              <w:t>CLIENT</w:t>
            </w:r>
            <w:r>
              <w:rPr>
                <w:i/>
                <w:iCs/>
                <w:color w:val="111111"/>
              </w:rPr>
              <w:t xml:space="preserve"> that do </w:t>
            </w:r>
            <w:r>
              <w:rPr>
                <w:b/>
                <w:bCs/>
                <w:i/>
                <w:iCs/>
                <w:color w:val="111111"/>
              </w:rPr>
              <w:t>not</w:t>
            </w:r>
            <w:r>
              <w:rPr>
                <w:i/>
                <w:iCs/>
                <w:color w:val="111111"/>
              </w:rPr>
              <w:t xml:space="preserve"> form part of the scope established herein and in Exhibit I, setting out scope, prices, payment terms and deadlines to be agreed by the parties.</w:t>
            </w:r>
          </w:p>
        </w:tc>
      </w:tr>
      <w:tr w:rsidR="008D4F2E" w14:paraId="57826A7E" w14:textId="77777777">
        <w:tc>
          <w:tcPr>
            <w:tcW w:w="5035" w:type="dxa"/>
            <w:shd w:val="clear" w:color="auto" w:fill="FFFFFF"/>
          </w:tcPr>
          <w:p w14:paraId="6664A300"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3DCE29A4"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29204EF9" w14:textId="77777777" w:rsidR="008D4F2E" w:rsidRDefault="008D4F2E">
            <w:pPr>
              <w:pBdr>
                <w:top w:val="nil"/>
                <w:left w:val="nil"/>
                <w:bottom w:val="nil"/>
                <w:right w:val="nil"/>
                <w:between w:val="nil"/>
              </w:pBdr>
              <w:spacing w:after="40"/>
              <w:jc w:val="both"/>
              <w:rPr>
                <w:color w:val="000000"/>
              </w:rPr>
            </w:pPr>
          </w:p>
        </w:tc>
      </w:tr>
      <w:tr w:rsidR="008D4F2E" w14:paraId="5A28D05E" w14:textId="77777777">
        <w:tc>
          <w:tcPr>
            <w:tcW w:w="5035" w:type="dxa"/>
            <w:shd w:val="clear" w:color="auto" w:fill="FFFFFF"/>
          </w:tcPr>
          <w:p w14:paraId="413C3AEA" w14:textId="77777777" w:rsidR="008D4F2E" w:rsidRPr="00ED60DD" w:rsidRDefault="00000000">
            <w:pPr>
              <w:pBdr>
                <w:top w:val="nil"/>
                <w:left w:val="nil"/>
                <w:bottom w:val="nil"/>
                <w:right w:val="nil"/>
                <w:between w:val="nil"/>
              </w:pBdr>
              <w:spacing w:after="80"/>
              <w:jc w:val="both"/>
              <w:rPr>
                <w:color w:val="000000"/>
                <w:lang w:val="es-AR"/>
              </w:rPr>
            </w:pPr>
            <w:r w:rsidRPr="00ED60DD">
              <w:rPr>
                <w:color w:val="111111"/>
                <w:lang w:val="es-AR"/>
              </w:rPr>
              <w:t xml:space="preserve">A </w:t>
            </w:r>
            <w:r w:rsidRPr="00ED60DD">
              <w:rPr>
                <w:b/>
                <w:bCs/>
                <w:color w:val="111111"/>
                <w:lang w:val="es-AR"/>
              </w:rPr>
              <w:t>CONTRATANTE</w:t>
            </w:r>
            <w:r w:rsidRPr="00ED60DD">
              <w:rPr>
                <w:color w:val="111111"/>
                <w:lang w:val="es-AR"/>
              </w:rPr>
              <w:t xml:space="preserve"> autoriza, desde já, a </w:t>
            </w:r>
            <w:r w:rsidRPr="00ED60DD">
              <w:rPr>
                <w:b/>
                <w:bCs/>
                <w:color w:val="111111"/>
                <w:lang w:val="es-AR"/>
              </w:rPr>
              <w:t>CONTRATADA</w:t>
            </w:r>
            <w:r w:rsidRPr="00ED60DD">
              <w:rPr>
                <w:color w:val="111111"/>
                <w:lang w:val="es-AR"/>
              </w:rPr>
              <w:t xml:space="preserve"> a contratar terceiros na forma da lei, “por sua conta e </w:t>
            </w:r>
            <w:r w:rsidRPr="00ED60DD">
              <w:rPr>
                <w:color w:val="111111"/>
                <w:lang w:val="es-AR"/>
              </w:rPr>
              <w:lastRenderedPageBreak/>
              <w:t xml:space="preserve">ordem”, para a prestação dos serviços, desde que prévia e expressamente autorizada pela </w:t>
            </w:r>
            <w:r w:rsidRPr="00ED60DD">
              <w:rPr>
                <w:b/>
                <w:bCs/>
                <w:color w:val="111111"/>
                <w:lang w:val="es-AR"/>
              </w:rPr>
              <w:t>CONTRATANTE</w:t>
            </w:r>
            <w:r w:rsidRPr="00ED60DD">
              <w:rPr>
                <w:color w:val="111111"/>
                <w:lang w:val="es-AR"/>
              </w:rPr>
              <w:t>.</w:t>
            </w:r>
          </w:p>
        </w:tc>
        <w:tc>
          <w:tcPr>
            <w:tcW w:w="236" w:type="dxa"/>
            <w:tcBorders>
              <w:left w:val="single" w:sz="4" w:space="0" w:color="B8C8E0"/>
              <w:right w:val="single" w:sz="4" w:space="0" w:color="B8C8E0"/>
            </w:tcBorders>
            <w:shd w:val="clear" w:color="auto" w:fill="FFFFFF"/>
          </w:tcPr>
          <w:p w14:paraId="3EAD065D"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0ED9F215" w14:textId="77777777" w:rsidR="008D4F2E" w:rsidRDefault="00000000">
            <w:pPr>
              <w:pBdr>
                <w:top w:val="nil"/>
                <w:left w:val="nil"/>
                <w:bottom w:val="nil"/>
                <w:right w:val="nil"/>
                <w:between w:val="nil"/>
              </w:pBdr>
              <w:spacing w:after="80"/>
              <w:jc w:val="both"/>
              <w:rPr>
                <w:color w:val="000000"/>
              </w:rPr>
            </w:pPr>
            <w:r>
              <w:rPr>
                <w:i/>
                <w:iCs/>
                <w:color w:val="111111"/>
              </w:rPr>
              <w:t xml:space="preserve">The </w:t>
            </w:r>
            <w:r>
              <w:rPr>
                <w:b/>
                <w:bCs/>
                <w:i/>
                <w:iCs/>
                <w:color w:val="111111"/>
              </w:rPr>
              <w:t>CLIENT</w:t>
            </w:r>
            <w:r>
              <w:rPr>
                <w:i/>
                <w:iCs/>
                <w:color w:val="111111"/>
              </w:rPr>
              <w:t xml:space="preserve"> hereby authorizes the </w:t>
            </w:r>
            <w:r>
              <w:rPr>
                <w:b/>
                <w:bCs/>
                <w:i/>
                <w:iCs/>
                <w:color w:val="111111"/>
              </w:rPr>
              <w:t>SERVICE PROVIDER</w:t>
            </w:r>
            <w:r>
              <w:rPr>
                <w:i/>
                <w:iCs/>
                <w:color w:val="111111"/>
              </w:rPr>
              <w:t xml:space="preserve"> to engage third parties as permitted by law, “on behalf of and for the account of” the CLIENT, for the </w:t>
            </w:r>
            <w:r>
              <w:rPr>
                <w:i/>
                <w:iCs/>
                <w:color w:val="111111"/>
              </w:rPr>
              <w:lastRenderedPageBreak/>
              <w:t xml:space="preserve">provision of services, subject to prior express authorization from the </w:t>
            </w:r>
            <w:r>
              <w:rPr>
                <w:b/>
                <w:bCs/>
                <w:i/>
                <w:iCs/>
                <w:color w:val="111111"/>
              </w:rPr>
              <w:t>CLIENT</w:t>
            </w:r>
            <w:r>
              <w:rPr>
                <w:i/>
                <w:iCs/>
                <w:color w:val="111111"/>
              </w:rPr>
              <w:t>.</w:t>
            </w:r>
          </w:p>
        </w:tc>
      </w:tr>
      <w:tr w:rsidR="008D4F2E" w14:paraId="30361CCC" w14:textId="77777777">
        <w:tc>
          <w:tcPr>
            <w:tcW w:w="5035" w:type="dxa"/>
            <w:shd w:val="clear" w:color="auto" w:fill="FFFFFF"/>
          </w:tcPr>
          <w:p w14:paraId="6ACE7D96"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0EB4E2B9"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4C6A972B" w14:textId="77777777" w:rsidR="008D4F2E" w:rsidRDefault="008D4F2E">
            <w:pPr>
              <w:pBdr>
                <w:top w:val="nil"/>
                <w:left w:val="nil"/>
                <w:bottom w:val="nil"/>
                <w:right w:val="nil"/>
                <w:between w:val="nil"/>
              </w:pBdr>
              <w:spacing w:after="40"/>
              <w:jc w:val="both"/>
              <w:rPr>
                <w:color w:val="000000"/>
              </w:rPr>
            </w:pPr>
          </w:p>
        </w:tc>
      </w:tr>
      <w:tr w:rsidR="008D4F2E" w14:paraId="08B6A870" w14:textId="77777777">
        <w:tc>
          <w:tcPr>
            <w:tcW w:w="5035" w:type="dxa"/>
            <w:shd w:val="clear" w:color="auto" w:fill="003087"/>
          </w:tcPr>
          <w:p w14:paraId="26FB7F39" w14:textId="77777777" w:rsidR="008D4F2E" w:rsidRPr="00ED60DD" w:rsidRDefault="00000000">
            <w:pPr>
              <w:pBdr>
                <w:top w:val="nil"/>
                <w:left w:val="nil"/>
                <w:bottom w:val="nil"/>
                <w:right w:val="nil"/>
                <w:between w:val="nil"/>
              </w:pBdr>
              <w:spacing w:before="60" w:after="60"/>
              <w:jc w:val="both"/>
              <w:rPr>
                <w:color w:val="000000"/>
                <w:lang w:val="es-AR"/>
              </w:rPr>
            </w:pPr>
            <w:r w:rsidRPr="00ED60DD">
              <w:rPr>
                <w:b/>
                <w:bCs/>
                <w:color w:val="FFFFFF"/>
                <w:sz w:val="20"/>
                <w:szCs w:val="20"/>
                <w:lang w:val="es-AR"/>
              </w:rPr>
              <w:t>CLÁUSULA 2ª - DO ESCOPO DOS SERVIÇOS</w:t>
            </w:r>
          </w:p>
        </w:tc>
        <w:tc>
          <w:tcPr>
            <w:tcW w:w="236" w:type="dxa"/>
            <w:tcBorders>
              <w:left w:val="single" w:sz="4" w:space="0" w:color="B8C8E0"/>
              <w:right w:val="single" w:sz="4" w:space="0" w:color="B8C8E0"/>
            </w:tcBorders>
            <w:shd w:val="clear" w:color="auto" w:fill="FFFFFF"/>
          </w:tcPr>
          <w:p w14:paraId="194C81A1"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003087"/>
          </w:tcPr>
          <w:p w14:paraId="2715C1C0" w14:textId="77777777" w:rsidR="008D4F2E" w:rsidRDefault="00000000">
            <w:pPr>
              <w:pBdr>
                <w:top w:val="nil"/>
                <w:left w:val="nil"/>
                <w:bottom w:val="nil"/>
                <w:right w:val="nil"/>
                <w:between w:val="nil"/>
              </w:pBdr>
              <w:spacing w:before="60" w:after="60"/>
              <w:jc w:val="both"/>
              <w:rPr>
                <w:color w:val="000000"/>
              </w:rPr>
            </w:pPr>
            <w:r>
              <w:rPr>
                <w:b/>
                <w:bCs/>
                <w:i/>
                <w:iCs/>
                <w:color w:val="FFFFFF"/>
                <w:sz w:val="20"/>
                <w:szCs w:val="20"/>
              </w:rPr>
              <w:t>CLAUSE 2 – SCOPE OF SERVICES</w:t>
            </w:r>
          </w:p>
        </w:tc>
      </w:tr>
      <w:tr w:rsidR="008D4F2E" w14:paraId="52C2B8B7" w14:textId="77777777">
        <w:tc>
          <w:tcPr>
            <w:tcW w:w="5035" w:type="dxa"/>
            <w:shd w:val="clear" w:color="auto" w:fill="FFFFFF"/>
          </w:tcPr>
          <w:p w14:paraId="62688150"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5E35D5D8"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52599C01" w14:textId="77777777" w:rsidR="008D4F2E" w:rsidRDefault="008D4F2E">
            <w:pPr>
              <w:pBdr>
                <w:top w:val="nil"/>
                <w:left w:val="nil"/>
                <w:bottom w:val="nil"/>
                <w:right w:val="nil"/>
                <w:between w:val="nil"/>
              </w:pBdr>
              <w:spacing w:after="40"/>
              <w:jc w:val="both"/>
              <w:rPr>
                <w:color w:val="000000"/>
              </w:rPr>
            </w:pPr>
          </w:p>
        </w:tc>
      </w:tr>
      <w:tr w:rsidR="008D4F2E" w14:paraId="57F84FD9" w14:textId="77777777">
        <w:tc>
          <w:tcPr>
            <w:tcW w:w="5035" w:type="dxa"/>
            <w:shd w:val="clear" w:color="auto" w:fill="FFFFFF"/>
          </w:tcPr>
          <w:p w14:paraId="133522F8"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2.1.</w:t>
            </w:r>
            <w:r w:rsidRPr="00ED60DD">
              <w:rPr>
                <w:b/>
                <w:bCs/>
                <w:color w:val="111111"/>
                <w:lang w:val="es-AR"/>
              </w:rPr>
              <w:tab/>
            </w:r>
            <w:r w:rsidRPr="00ED60DD">
              <w:rPr>
                <w:color w:val="111111"/>
                <w:lang w:val="es-AR"/>
              </w:rPr>
              <w:t xml:space="preserve">Os SERVIÇOS terão o seguinte escopo: </w:t>
            </w:r>
            <w:r w:rsidRPr="00ED60DD">
              <w:rPr>
                <w:b/>
                <w:bCs/>
                <w:color w:val="111111"/>
                <w:lang w:val="es-AR"/>
              </w:rPr>
              <w:t>serviços de comunicação integrada, criação publicitária, produção audiovisual, gestão de conteúdo para redes sociais, social listening e gestão de projeto</w:t>
            </w:r>
            <w:r w:rsidRPr="00ED60DD">
              <w:rPr>
                <w:color w:val="111111"/>
                <w:lang w:val="es-AR"/>
              </w:rPr>
              <w:t>, conforme detalhado no Anexo I (Plano de Projeto v1.1 de 05/05/2026), compreendendo as frentes: (i) Estratégia da Campanha; (ii) Produção de Assets da Campanha (Master); (iii) Produção de Assets para Redes Sociais; (iv) Desdobramentos Criativos; (v) Replicação de Peças; (vi) Social Listening; (vii) Atendimento e Gestão do Projeto; (viii) Gestão e Supervisão; (ix) Produção Audiovisual; (x) Reserva para Ativações e Produção.</w:t>
            </w:r>
          </w:p>
        </w:tc>
        <w:tc>
          <w:tcPr>
            <w:tcW w:w="236" w:type="dxa"/>
            <w:tcBorders>
              <w:left w:val="single" w:sz="4" w:space="0" w:color="B8C8E0"/>
              <w:right w:val="single" w:sz="4" w:space="0" w:color="B8C8E0"/>
            </w:tcBorders>
            <w:shd w:val="clear" w:color="auto" w:fill="FFFFFF"/>
          </w:tcPr>
          <w:p w14:paraId="788B3971"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10278A7B" w14:textId="77777777" w:rsidR="008D4F2E" w:rsidRDefault="00000000">
            <w:pPr>
              <w:pBdr>
                <w:top w:val="nil"/>
                <w:left w:val="nil"/>
                <w:bottom w:val="nil"/>
                <w:right w:val="nil"/>
                <w:between w:val="nil"/>
              </w:pBdr>
              <w:spacing w:after="80"/>
              <w:jc w:val="both"/>
              <w:rPr>
                <w:color w:val="000000"/>
              </w:rPr>
            </w:pPr>
            <w:r>
              <w:rPr>
                <w:b/>
                <w:bCs/>
                <w:i/>
                <w:iCs/>
                <w:color w:val="111111"/>
              </w:rPr>
              <w:t>2.1.</w:t>
            </w:r>
            <w:r>
              <w:rPr>
                <w:b/>
                <w:bCs/>
                <w:i/>
                <w:iCs/>
                <w:color w:val="111111"/>
              </w:rPr>
              <w:tab/>
            </w:r>
            <w:r>
              <w:rPr>
                <w:i/>
                <w:iCs/>
                <w:color w:val="111111"/>
              </w:rPr>
              <w:t xml:space="preserve">The SERVICES shall encompass the following scope: </w:t>
            </w:r>
            <w:r>
              <w:rPr>
                <w:b/>
                <w:bCs/>
                <w:i/>
                <w:iCs/>
                <w:color w:val="111111"/>
              </w:rPr>
              <w:t>integrated communications, advertising creation, audiovisual production, social media content management, social listening and project management</w:t>
            </w:r>
            <w:r>
              <w:rPr>
                <w:i/>
                <w:iCs/>
                <w:color w:val="111111"/>
              </w:rPr>
              <w:t>, as detailed in Exhibit I (Project Plan v1.1 – 05/05/2026), comprising the following workstreams: (i) Campaign Strategy; (ii) Campaign Asset Production (Master); (iii) Social Media Asset Production; (iv) Creative Extensions; (v) Asset Replication; (vi) Social Listening; (vii) Account &amp; Project Management; (viii) Management &amp; Supervision; (ix) Audiovisual Production; (x) Activation &amp; Production Reserve.</w:t>
            </w:r>
          </w:p>
        </w:tc>
      </w:tr>
      <w:tr w:rsidR="008D4F2E" w14:paraId="5116909B" w14:textId="77777777">
        <w:tc>
          <w:tcPr>
            <w:tcW w:w="5035" w:type="dxa"/>
            <w:shd w:val="clear" w:color="auto" w:fill="FFFFFF"/>
          </w:tcPr>
          <w:p w14:paraId="6C1C1664"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0C93DD03"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1F92781C" w14:textId="77777777" w:rsidR="008D4F2E" w:rsidRDefault="008D4F2E">
            <w:pPr>
              <w:pBdr>
                <w:top w:val="nil"/>
                <w:left w:val="nil"/>
                <w:bottom w:val="nil"/>
                <w:right w:val="nil"/>
                <w:between w:val="nil"/>
              </w:pBdr>
              <w:spacing w:after="40"/>
              <w:jc w:val="both"/>
              <w:rPr>
                <w:color w:val="000000"/>
              </w:rPr>
            </w:pPr>
          </w:p>
        </w:tc>
      </w:tr>
      <w:tr w:rsidR="008D4F2E" w14:paraId="04F38595" w14:textId="77777777">
        <w:tc>
          <w:tcPr>
            <w:tcW w:w="5035" w:type="dxa"/>
            <w:shd w:val="clear" w:color="auto" w:fill="FFFFFF"/>
          </w:tcPr>
          <w:p w14:paraId="69B65A41" w14:textId="77777777" w:rsidR="008D4F2E" w:rsidRPr="00ED60DD" w:rsidRDefault="00000000">
            <w:pPr>
              <w:pBdr>
                <w:top w:val="nil"/>
                <w:left w:val="nil"/>
                <w:bottom w:val="nil"/>
                <w:right w:val="nil"/>
                <w:between w:val="nil"/>
              </w:pBdr>
              <w:spacing w:after="40"/>
              <w:jc w:val="both"/>
              <w:rPr>
                <w:color w:val="000000"/>
                <w:lang w:val="es-AR"/>
              </w:rPr>
            </w:pPr>
            <w:r w:rsidRPr="00ED60DD">
              <w:rPr>
                <w:color w:val="000000"/>
                <w:lang w:val="es-AR"/>
              </w:rPr>
              <w:t>2.2. Na medida em que os SERVIÇOS envolvam distribuição publicitária, amplificação de mídia, divulgação promocional, impulsionamento em redes sociais ou atividades de mídia paga, a CONTRATADA deverá assegurar que tais atividades estejam em conformidade com a Legislação Aplicável, políticas de plataformas, padrões de brand safety e requisitos de compliance da CONTRATANTE.</w:t>
            </w:r>
          </w:p>
        </w:tc>
        <w:tc>
          <w:tcPr>
            <w:tcW w:w="236" w:type="dxa"/>
            <w:tcBorders>
              <w:left w:val="single" w:sz="4" w:space="0" w:color="B8C8E0"/>
              <w:right w:val="single" w:sz="4" w:space="0" w:color="B8C8E0"/>
            </w:tcBorders>
            <w:shd w:val="clear" w:color="auto" w:fill="FFFFFF"/>
          </w:tcPr>
          <w:p w14:paraId="13B1688D"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1804A325" w14:textId="77777777" w:rsidR="008D4F2E" w:rsidRDefault="00000000">
            <w:pPr>
              <w:pBdr>
                <w:top w:val="nil"/>
                <w:left w:val="nil"/>
                <w:bottom w:val="nil"/>
                <w:right w:val="nil"/>
                <w:between w:val="nil"/>
              </w:pBdr>
              <w:spacing w:after="40"/>
              <w:jc w:val="both"/>
              <w:rPr>
                <w:color w:val="000000"/>
              </w:rPr>
            </w:pPr>
            <w:r>
              <w:rPr>
                <w:color w:val="000000"/>
              </w:rPr>
              <w:t>2.2. To the extent the SERVICES involve advertising distribution, media amplification, promotional dissemination, social media boosting or paid media activities, the SERVICE PROVIDER shall ensure that all such activities comply with Applicable Law, platform policies, brand safety standards and the CLIENT’s compliance requirements.</w:t>
            </w:r>
          </w:p>
        </w:tc>
      </w:tr>
      <w:tr w:rsidR="008D4F2E" w14:paraId="43B8F4AC" w14:textId="77777777">
        <w:tc>
          <w:tcPr>
            <w:tcW w:w="5035" w:type="dxa"/>
            <w:shd w:val="clear" w:color="auto" w:fill="FFFFFF"/>
          </w:tcPr>
          <w:p w14:paraId="0D584F04" w14:textId="77777777" w:rsidR="008D4F2E" w:rsidRDefault="00000000">
            <w:pPr>
              <w:pBdr>
                <w:top w:val="nil"/>
                <w:left w:val="nil"/>
                <w:bottom w:val="nil"/>
                <w:right w:val="nil"/>
                <w:between w:val="nil"/>
              </w:pBdr>
              <w:spacing w:after="40"/>
              <w:jc w:val="both"/>
              <w:rPr>
                <w:color w:val="000000"/>
              </w:rPr>
            </w:pPr>
            <w:r>
              <w:rPr>
                <w:color w:val="000000"/>
              </w:rPr>
              <w:t>‍</w:t>
            </w:r>
          </w:p>
        </w:tc>
        <w:tc>
          <w:tcPr>
            <w:tcW w:w="236" w:type="dxa"/>
            <w:tcBorders>
              <w:left w:val="single" w:sz="4" w:space="0" w:color="B8C8E0"/>
              <w:right w:val="single" w:sz="4" w:space="0" w:color="B8C8E0"/>
            </w:tcBorders>
            <w:shd w:val="clear" w:color="auto" w:fill="FFFFFF"/>
          </w:tcPr>
          <w:p w14:paraId="0FDC148A"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090C9B92" w14:textId="77777777" w:rsidR="008D4F2E" w:rsidRDefault="008D4F2E">
            <w:pPr>
              <w:pBdr>
                <w:top w:val="nil"/>
                <w:left w:val="nil"/>
                <w:bottom w:val="nil"/>
                <w:right w:val="nil"/>
                <w:between w:val="nil"/>
              </w:pBdr>
              <w:spacing w:after="40"/>
              <w:jc w:val="both"/>
              <w:rPr>
                <w:color w:val="000000"/>
              </w:rPr>
            </w:pPr>
          </w:p>
        </w:tc>
      </w:tr>
      <w:tr w:rsidR="008D4F2E" w14:paraId="4E30D10A" w14:textId="77777777">
        <w:tc>
          <w:tcPr>
            <w:tcW w:w="5035" w:type="dxa"/>
            <w:shd w:val="clear" w:color="auto" w:fill="FFFFFF"/>
          </w:tcPr>
          <w:p w14:paraId="298F5303" w14:textId="77777777" w:rsidR="008D4F2E" w:rsidRPr="00ED60DD" w:rsidRDefault="00000000">
            <w:pPr>
              <w:pBdr>
                <w:top w:val="nil"/>
                <w:left w:val="nil"/>
                <w:bottom w:val="nil"/>
                <w:right w:val="nil"/>
                <w:between w:val="nil"/>
              </w:pBdr>
              <w:spacing w:after="40"/>
              <w:jc w:val="both"/>
              <w:rPr>
                <w:color w:val="000000"/>
                <w:lang w:val="es-AR"/>
              </w:rPr>
            </w:pPr>
            <w:r w:rsidRPr="00ED60DD">
              <w:rPr>
                <w:color w:val="000000"/>
                <w:lang w:val="es-AR"/>
              </w:rPr>
              <w:t>2.2.1. A CONTRATADA não poderá: (a) realizar atividades publicitárias ou promocionais em desacordo com os requisitos de compliance, restrições de marketing, “Do’s and Don’ts” (anexos ao presente Contrato como Anexo II) ou regulamentações aplicáveis comunicadas pela CONTRATANTE; (b) distribuir ou exibir materiais da campanha fora dos territórios autorizados pela CONTRATANTE; (c) omitir divulgações legalmente obrigatórias, avisos de patrocínio, alertas de jogo responsável ou restrições etárias; (d) utilizar bots, seguidores falsos, engajamento artificial ou métricas manipuladas; ou (e) subcontratar serviços de mídia paga ou amplificação sem a prévia aprovação por escrito da CONTRATANTE, , a qual deverá ser solicitada por meio do seguinte endereço de e-mail:</w:t>
            </w:r>
            <w:r w:rsidRPr="00ED60DD">
              <w:rPr>
                <w:lang w:val="es-AR"/>
              </w:rPr>
              <w:t>giulianogirondi@betwarrior.com</w:t>
            </w:r>
            <w:r w:rsidRPr="00ED60DD">
              <w:rPr>
                <w:color w:val="000000"/>
                <w:lang w:val="es-AR"/>
              </w:rPr>
              <w:t>.</w:t>
            </w:r>
          </w:p>
        </w:tc>
        <w:tc>
          <w:tcPr>
            <w:tcW w:w="236" w:type="dxa"/>
            <w:tcBorders>
              <w:left w:val="single" w:sz="4" w:space="0" w:color="B8C8E0"/>
              <w:right w:val="single" w:sz="4" w:space="0" w:color="B8C8E0"/>
            </w:tcBorders>
            <w:shd w:val="clear" w:color="auto" w:fill="FFFFFF"/>
          </w:tcPr>
          <w:p w14:paraId="7A705C79"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43988B9D" w14:textId="77777777" w:rsidR="008D4F2E" w:rsidRDefault="00000000">
            <w:pPr>
              <w:pBdr>
                <w:top w:val="nil"/>
                <w:left w:val="nil"/>
                <w:bottom w:val="nil"/>
                <w:right w:val="nil"/>
                <w:between w:val="nil"/>
              </w:pBdr>
              <w:spacing w:after="40"/>
              <w:jc w:val="both"/>
              <w:rPr>
                <w:color w:val="000000"/>
              </w:rPr>
            </w:pPr>
            <w:r>
              <w:rPr>
                <w:color w:val="000000"/>
              </w:rPr>
              <w:t xml:space="preserve">2.2.1. The SERVICE PROVIDER shall not: (a) carry out advertising or promotional activities that fail to comply with the CLIENT’s compliance requirements, marketing restrictions, “Do’s and Don’ts” (attached hereto as Exhibit II) or applicable regulations; (b) distribute or display campaign materials outside territories authorized by the CLIENT; (c) omit legally required disclosures, sponsorship notices, responsible gambling warnings or age restrictions; (d) use bots, fake followers, artificial engagement or manipulated metrics; or (e) subcontract paid media or amplification services without the CLIENT’s prior written approval, which shall be requested through the following email address: </w:t>
            </w:r>
            <w:r>
              <w:t>giulianogirondi@betwarrior.com</w:t>
            </w:r>
            <w:r>
              <w:rPr>
                <w:color w:val="000000"/>
              </w:rPr>
              <w:t>.</w:t>
            </w:r>
          </w:p>
        </w:tc>
      </w:tr>
      <w:tr w:rsidR="008D4F2E" w14:paraId="6BE7A1A9" w14:textId="77777777">
        <w:tc>
          <w:tcPr>
            <w:tcW w:w="5035" w:type="dxa"/>
            <w:shd w:val="clear" w:color="auto" w:fill="FFFFFF"/>
          </w:tcPr>
          <w:p w14:paraId="41D03FA7" w14:textId="77777777" w:rsidR="008D4F2E" w:rsidRDefault="00000000">
            <w:pPr>
              <w:pBdr>
                <w:top w:val="nil"/>
                <w:left w:val="nil"/>
                <w:bottom w:val="nil"/>
                <w:right w:val="nil"/>
                <w:between w:val="nil"/>
              </w:pBdr>
              <w:spacing w:after="40"/>
              <w:jc w:val="both"/>
              <w:rPr>
                <w:color w:val="000000"/>
              </w:rPr>
            </w:pPr>
            <w:r>
              <w:rPr>
                <w:color w:val="000000"/>
              </w:rPr>
              <w:t>‍</w:t>
            </w:r>
          </w:p>
        </w:tc>
        <w:tc>
          <w:tcPr>
            <w:tcW w:w="236" w:type="dxa"/>
            <w:tcBorders>
              <w:left w:val="single" w:sz="4" w:space="0" w:color="B8C8E0"/>
              <w:right w:val="single" w:sz="4" w:space="0" w:color="B8C8E0"/>
            </w:tcBorders>
            <w:shd w:val="clear" w:color="auto" w:fill="FFFFFF"/>
          </w:tcPr>
          <w:p w14:paraId="6D26CD65"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04A292D5" w14:textId="77777777" w:rsidR="008D4F2E" w:rsidRDefault="008D4F2E">
            <w:pPr>
              <w:pBdr>
                <w:top w:val="nil"/>
                <w:left w:val="nil"/>
                <w:bottom w:val="nil"/>
                <w:right w:val="nil"/>
                <w:between w:val="nil"/>
              </w:pBdr>
              <w:spacing w:after="40"/>
              <w:jc w:val="both"/>
              <w:rPr>
                <w:color w:val="000000"/>
              </w:rPr>
            </w:pPr>
          </w:p>
        </w:tc>
      </w:tr>
      <w:tr w:rsidR="008D4F2E" w14:paraId="5E8156FF" w14:textId="77777777">
        <w:tc>
          <w:tcPr>
            <w:tcW w:w="5035" w:type="dxa"/>
            <w:shd w:val="clear" w:color="auto" w:fill="FFFFFF"/>
          </w:tcPr>
          <w:p w14:paraId="3031B7A6" w14:textId="77777777" w:rsidR="008D4F2E" w:rsidRPr="00ED60DD" w:rsidRDefault="00000000">
            <w:pPr>
              <w:pBdr>
                <w:top w:val="nil"/>
                <w:left w:val="nil"/>
                <w:bottom w:val="nil"/>
                <w:right w:val="nil"/>
                <w:between w:val="nil"/>
              </w:pBdr>
              <w:spacing w:after="40"/>
              <w:jc w:val="both"/>
              <w:rPr>
                <w:color w:val="000000"/>
                <w:lang w:val="es-AR"/>
              </w:rPr>
            </w:pPr>
            <w:r w:rsidRPr="00ED60DD">
              <w:rPr>
                <w:color w:val="000000"/>
                <w:lang w:val="es-AR"/>
              </w:rPr>
              <w:t>2.2.2. A CONTRATANTE poderá exigir a imediata suspensão, remoção ou modificação de qualquer campanha, publicação ou atividade que possa gerar riscos regulatórios, reputacionais ou de compliance.</w:t>
            </w:r>
          </w:p>
        </w:tc>
        <w:tc>
          <w:tcPr>
            <w:tcW w:w="236" w:type="dxa"/>
            <w:tcBorders>
              <w:left w:val="single" w:sz="4" w:space="0" w:color="B8C8E0"/>
              <w:right w:val="single" w:sz="4" w:space="0" w:color="B8C8E0"/>
            </w:tcBorders>
            <w:shd w:val="clear" w:color="auto" w:fill="FFFFFF"/>
          </w:tcPr>
          <w:p w14:paraId="7E5F1A77"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21874C28" w14:textId="77777777" w:rsidR="008D4F2E" w:rsidRDefault="00000000">
            <w:pPr>
              <w:pBdr>
                <w:top w:val="nil"/>
                <w:left w:val="nil"/>
                <w:bottom w:val="nil"/>
                <w:right w:val="nil"/>
                <w:between w:val="nil"/>
              </w:pBdr>
              <w:spacing w:after="40"/>
              <w:jc w:val="both"/>
              <w:rPr>
                <w:color w:val="000000"/>
              </w:rPr>
            </w:pPr>
            <w:r>
              <w:rPr>
                <w:color w:val="000000"/>
              </w:rPr>
              <w:t xml:space="preserve">2.2.2. The CLIENT may require the immediate suspension, removal or modification of any campaign, publication or activity that may create regulatory, reputational or compliance risks.     </w:t>
            </w:r>
          </w:p>
        </w:tc>
      </w:tr>
      <w:tr w:rsidR="008D4F2E" w14:paraId="5AECC09C" w14:textId="77777777">
        <w:tc>
          <w:tcPr>
            <w:tcW w:w="5035" w:type="dxa"/>
            <w:shd w:val="clear" w:color="auto" w:fill="FFFFFF"/>
          </w:tcPr>
          <w:p w14:paraId="22F364E2" w14:textId="77777777" w:rsidR="008D4F2E" w:rsidRDefault="00000000">
            <w:pPr>
              <w:pBdr>
                <w:top w:val="nil"/>
                <w:left w:val="nil"/>
                <w:bottom w:val="nil"/>
                <w:right w:val="nil"/>
                <w:between w:val="nil"/>
              </w:pBdr>
              <w:spacing w:after="40"/>
              <w:jc w:val="both"/>
              <w:rPr>
                <w:color w:val="000000"/>
              </w:rPr>
            </w:pPr>
            <w:r>
              <w:rPr>
                <w:color w:val="000000"/>
              </w:rPr>
              <w:t>‍</w:t>
            </w:r>
          </w:p>
        </w:tc>
        <w:tc>
          <w:tcPr>
            <w:tcW w:w="236" w:type="dxa"/>
            <w:tcBorders>
              <w:left w:val="single" w:sz="4" w:space="0" w:color="B8C8E0"/>
              <w:right w:val="single" w:sz="4" w:space="0" w:color="B8C8E0"/>
            </w:tcBorders>
            <w:shd w:val="clear" w:color="auto" w:fill="FFFFFF"/>
          </w:tcPr>
          <w:p w14:paraId="6E71E952"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2310E9F9" w14:textId="77777777" w:rsidR="008D4F2E" w:rsidRDefault="008D4F2E">
            <w:pPr>
              <w:pBdr>
                <w:top w:val="nil"/>
                <w:left w:val="nil"/>
                <w:bottom w:val="nil"/>
                <w:right w:val="nil"/>
                <w:between w:val="nil"/>
              </w:pBdr>
              <w:spacing w:after="40"/>
              <w:jc w:val="both"/>
              <w:rPr>
                <w:color w:val="000000"/>
              </w:rPr>
            </w:pPr>
          </w:p>
        </w:tc>
      </w:tr>
      <w:tr w:rsidR="008D4F2E" w14:paraId="3F6C3B6C" w14:textId="77777777">
        <w:tc>
          <w:tcPr>
            <w:tcW w:w="5035" w:type="dxa"/>
            <w:shd w:val="clear" w:color="auto" w:fill="003087"/>
          </w:tcPr>
          <w:p w14:paraId="47A601A1" w14:textId="77777777" w:rsidR="008D4F2E" w:rsidRPr="00ED60DD" w:rsidRDefault="00000000">
            <w:pPr>
              <w:pBdr>
                <w:top w:val="nil"/>
                <w:left w:val="nil"/>
                <w:bottom w:val="nil"/>
                <w:right w:val="nil"/>
                <w:between w:val="nil"/>
              </w:pBdr>
              <w:spacing w:before="60" w:after="60"/>
              <w:jc w:val="both"/>
              <w:rPr>
                <w:b/>
                <w:bCs/>
                <w:color w:val="FFFFFF"/>
                <w:lang w:val="es-AR"/>
              </w:rPr>
            </w:pPr>
            <w:r w:rsidRPr="00ED60DD">
              <w:rPr>
                <w:b/>
                <w:bCs/>
                <w:color w:val="FFFFFF"/>
                <w:lang w:val="es-AR"/>
              </w:rPr>
              <w:t>CLÁUSULA 3ª - COMPLIANCE/PUBLICIDADE DE APOSTAS</w:t>
            </w:r>
          </w:p>
        </w:tc>
        <w:tc>
          <w:tcPr>
            <w:tcW w:w="236" w:type="dxa"/>
            <w:tcBorders>
              <w:left w:val="single" w:sz="4" w:space="0" w:color="B8C8E0"/>
              <w:right w:val="single" w:sz="4" w:space="0" w:color="B8C8E0"/>
            </w:tcBorders>
            <w:shd w:val="clear" w:color="auto" w:fill="FFFFFF"/>
          </w:tcPr>
          <w:p w14:paraId="469958FA" w14:textId="77777777" w:rsidR="008D4F2E" w:rsidRPr="00ED60DD" w:rsidRDefault="008D4F2E">
            <w:pPr>
              <w:pBdr>
                <w:top w:val="nil"/>
                <w:left w:val="nil"/>
                <w:bottom w:val="nil"/>
                <w:right w:val="nil"/>
                <w:between w:val="nil"/>
              </w:pBdr>
              <w:spacing w:after="40"/>
              <w:jc w:val="both"/>
              <w:rPr>
                <w:b/>
                <w:bCs/>
                <w:color w:val="FFFFFF"/>
                <w:lang w:val="es-AR"/>
              </w:rPr>
            </w:pPr>
          </w:p>
        </w:tc>
        <w:tc>
          <w:tcPr>
            <w:tcW w:w="5035" w:type="dxa"/>
            <w:shd w:val="clear" w:color="auto" w:fill="003087"/>
          </w:tcPr>
          <w:p w14:paraId="03F74059" w14:textId="77777777" w:rsidR="008D4F2E" w:rsidRDefault="00000000">
            <w:pPr>
              <w:pBdr>
                <w:top w:val="nil"/>
                <w:left w:val="nil"/>
                <w:bottom w:val="nil"/>
                <w:right w:val="nil"/>
                <w:between w:val="nil"/>
              </w:pBdr>
              <w:spacing w:before="60" w:after="60"/>
              <w:jc w:val="both"/>
              <w:rPr>
                <w:b/>
                <w:bCs/>
                <w:color w:val="FFFFFF"/>
              </w:rPr>
            </w:pPr>
            <w:r>
              <w:rPr>
                <w:b/>
                <w:bCs/>
                <w:color w:val="FFFFFF"/>
              </w:rPr>
              <w:t>CLAUSE 3 – COMPLIANCE/GAMBLING ADVERTISING</w:t>
            </w:r>
          </w:p>
        </w:tc>
      </w:tr>
      <w:tr w:rsidR="008D4F2E" w14:paraId="0A2D52DA" w14:textId="77777777">
        <w:tc>
          <w:tcPr>
            <w:tcW w:w="5035" w:type="dxa"/>
            <w:shd w:val="clear" w:color="auto" w:fill="FFFFFF"/>
          </w:tcPr>
          <w:p w14:paraId="363074B4" w14:textId="77777777" w:rsidR="008D4F2E" w:rsidRDefault="00000000">
            <w:pPr>
              <w:pBdr>
                <w:top w:val="nil"/>
                <w:left w:val="nil"/>
                <w:bottom w:val="nil"/>
                <w:right w:val="nil"/>
                <w:between w:val="nil"/>
              </w:pBdr>
              <w:spacing w:after="40"/>
              <w:jc w:val="both"/>
              <w:rPr>
                <w:color w:val="000000"/>
              </w:rPr>
            </w:pPr>
            <w:r>
              <w:rPr>
                <w:color w:val="000000"/>
              </w:rPr>
              <w:t>‍</w:t>
            </w:r>
          </w:p>
        </w:tc>
        <w:tc>
          <w:tcPr>
            <w:tcW w:w="236" w:type="dxa"/>
            <w:tcBorders>
              <w:left w:val="single" w:sz="4" w:space="0" w:color="B8C8E0"/>
              <w:right w:val="single" w:sz="4" w:space="0" w:color="B8C8E0"/>
            </w:tcBorders>
            <w:shd w:val="clear" w:color="auto" w:fill="FFFFFF"/>
          </w:tcPr>
          <w:p w14:paraId="7BF9E864"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3D553DB6" w14:textId="77777777" w:rsidR="008D4F2E" w:rsidRDefault="008D4F2E">
            <w:pPr>
              <w:pBdr>
                <w:top w:val="nil"/>
                <w:left w:val="nil"/>
                <w:bottom w:val="nil"/>
                <w:right w:val="nil"/>
                <w:between w:val="nil"/>
              </w:pBdr>
              <w:spacing w:after="40"/>
              <w:jc w:val="both"/>
              <w:rPr>
                <w:color w:val="000000"/>
              </w:rPr>
            </w:pPr>
          </w:p>
        </w:tc>
      </w:tr>
      <w:tr w:rsidR="008D4F2E" w14:paraId="2227DBD2" w14:textId="77777777">
        <w:tc>
          <w:tcPr>
            <w:tcW w:w="5035" w:type="dxa"/>
            <w:shd w:val="clear" w:color="auto" w:fill="FFFFFF"/>
          </w:tcPr>
          <w:p w14:paraId="07D01F9C" w14:textId="77777777" w:rsidR="008D4F2E" w:rsidRPr="00ED60DD" w:rsidRDefault="00000000">
            <w:pPr>
              <w:pBdr>
                <w:top w:val="nil"/>
                <w:left w:val="nil"/>
                <w:bottom w:val="nil"/>
                <w:right w:val="nil"/>
                <w:between w:val="nil"/>
              </w:pBdr>
              <w:spacing w:after="40"/>
              <w:jc w:val="both"/>
              <w:rPr>
                <w:color w:val="000000"/>
                <w:lang w:val="es-AR"/>
              </w:rPr>
            </w:pPr>
            <w:r w:rsidRPr="00ED60DD">
              <w:rPr>
                <w:color w:val="000000"/>
                <w:lang w:val="es-AR"/>
              </w:rPr>
              <w:t xml:space="preserve">3.1. Para fins deste Contrato, “Legislação Aplicável” significa toda e qualquer lei, regulamento, norma, resolução, portaria, guideline, obrigação regulatória, norma de autorregulação, decisão administrativa ou requisito aplicável às atividades objeto deste Contrato, incluindo, sem limitação, normas expedidas pela Secretaria de Prêmios e Apostas do Ministério da Fazenda </w:t>
            </w:r>
            <w:r w:rsidRPr="00ED60DD">
              <w:rPr>
                <w:color w:val="000000"/>
                <w:lang w:val="es-AR"/>
              </w:rPr>
              <w:lastRenderedPageBreak/>
              <w:t>(SPA/MF), regras do CONAR, legislação consumerista, legislação de propriedade intelectual, legislação de proteção de dados pessoais, incluindo a LGPD, e políticas aplicáveis de plataformas.</w:t>
            </w:r>
          </w:p>
          <w:p w14:paraId="56594FCE" w14:textId="77777777" w:rsidR="008D4F2E" w:rsidRPr="00ED60DD" w:rsidRDefault="008D4F2E">
            <w:pPr>
              <w:pBdr>
                <w:top w:val="nil"/>
                <w:left w:val="nil"/>
                <w:bottom w:val="nil"/>
                <w:right w:val="nil"/>
                <w:between w:val="nil"/>
              </w:pBdr>
              <w:spacing w:after="40"/>
              <w:jc w:val="both"/>
              <w:rPr>
                <w:color w:val="000000"/>
                <w:lang w:val="es-AR"/>
              </w:rPr>
            </w:pPr>
          </w:p>
          <w:p w14:paraId="3B576B27" w14:textId="77777777" w:rsidR="008D4F2E" w:rsidRPr="00ED60DD" w:rsidRDefault="00000000">
            <w:pPr>
              <w:pBdr>
                <w:top w:val="nil"/>
                <w:left w:val="nil"/>
                <w:bottom w:val="nil"/>
                <w:right w:val="nil"/>
                <w:between w:val="nil"/>
              </w:pBdr>
              <w:spacing w:after="40"/>
              <w:jc w:val="both"/>
              <w:rPr>
                <w:color w:val="000000"/>
                <w:lang w:val="es-AR"/>
              </w:rPr>
            </w:pPr>
            <w:r w:rsidRPr="00ED60DD">
              <w:rPr>
                <w:b/>
                <w:bCs/>
                <w:color w:val="000000"/>
                <w:lang w:val="es-AR"/>
              </w:rPr>
              <w:t xml:space="preserve">3.1.1. </w:t>
            </w:r>
            <w:r w:rsidRPr="00ED60DD">
              <w:rPr>
                <w:color w:val="000000"/>
                <w:lang w:val="es-AR"/>
              </w:rPr>
              <w:t>A CONTRATADA reconhece e concorda que o cumprimento da Legislação Aplicável constitui obrigação essencial e material deste Contrato.</w:t>
            </w:r>
          </w:p>
        </w:tc>
        <w:tc>
          <w:tcPr>
            <w:tcW w:w="236" w:type="dxa"/>
            <w:tcBorders>
              <w:left w:val="single" w:sz="4" w:space="0" w:color="B8C8E0"/>
              <w:right w:val="single" w:sz="4" w:space="0" w:color="B8C8E0"/>
            </w:tcBorders>
            <w:shd w:val="clear" w:color="auto" w:fill="FFFFFF"/>
          </w:tcPr>
          <w:p w14:paraId="23B67E6D"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2B1CEB79" w14:textId="77777777" w:rsidR="008D4F2E" w:rsidRDefault="00000000">
            <w:pPr>
              <w:pBdr>
                <w:top w:val="nil"/>
                <w:left w:val="nil"/>
                <w:bottom w:val="nil"/>
                <w:right w:val="nil"/>
                <w:between w:val="nil"/>
              </w:pBdr>
              <w:spacing w:after="40"/>
              <w:jc w:val="both"/>
              <w:rPr>
                <w:color w:val="000000"/>
              </w:rPr>
            </w:pPr>
            <w:r>
              <w:rPr>
                <w:color w:val="000000"/>
              </w:rPr>
              <w:t xml:space="preserve">3.1. For the purposes of this Agreement, “Applicable Legislation” means any and all laws, regulations, rules, resolutions, ordinances, guidelines, regulatory obligations, self-regulatory standards, administrative decisions, or requirements applicable to the activities contemplated under this Agreement, including, without limitation, rules issued by the Secretariat of Prizes and Betting of the </w:t>
            </w:r>
            <w:r>
              <w:rPr>
                <w:color w:val="000000"/>
              </w:rPr>
              <w:lastRenderedPageBreak/>
              <w:t>Ministry of Finance (SPA/MF), CONAR rules, consumer protection laws, intellectual property laws, personal data protection laws, including the LGPD, and applicable platform policies.</w:t>
            </w:r>
          </w:p>
          <w:p w14:paraId="0F824C90" w14:textId="77777777" w:rsidR="008D4F2E" w:rsidRDefault="008D4F2E">
            <w:pPr>
              <w:pBdr>
                <w:top w:val="nil"/>
                <w:left w:val="nil"/>
                <w:bottom w:val="nil"/>
                <w:right w:val="nil"/>
                <w:between w:val="nil"/>
              </w:pBdr>
              <w:spacing w:after="40"/>
              <w:jc w:val="both"/>
              <w:rPr>
                <w:color w:val="000000"/>
              </w:rPr>
            </w:pPr>
          </w:p>
          <w:p w14:paraId="14BFEE5B" w14:textId="77777777" w:rsidR="008D4F2E" w:rsidRDefault="00000000">
            <w:pPr>
              <w:pBdr>
                <w:top w:val="nil"/>
                <w:left w:val="nil"/>
                <w:bottom w:val="nil"/>
                <w:right w:val="nil"/>
                <w:between w:val="nil"/>
              </w:pBdr>
              <w:spacing w:after="40"/>
              <w:jc w:val="both"/>
              <w:rPr>
                <w:color w:val="000000"/>
              </w:rPr>
            </w:pPr>
            <w:r>
              <w:rPr>
                <w:b/>
                <w:bCs/>
                <w:color w:val="000000"/>
              </w:rPr>
              <w:t xml:space="preserve">3.1.1. </w:t>
            </w:r>
            <w:r>
              <w:rPr>
                <w:color w:val="000000"/>
              </w:rPr>
              <w:t>The SERVICE PROVIDER acknowledges and agrees that compliance with Applicable Law constitutes an essential and material obligation under this Agreement.</w:t>
            </w:r>
          </w:p>
        </w:tc>
      </w:tr>
      <w:tr w:rsidR="008D4F2E" w14:paraId="7BEBE8B0" w14:textId="77777777">
        <w:tc>
          <w:tcPr>
            <w:tcW w:w="5035" w:type="dxa"/>
            <w:shd w:val="clear" w:color="auto" w:fill="FFFFFF"/>
          </w:tcPr>
          <w:p w14:paraId="6E28DB0E" w14:textId="77777777" w:rsidR="008D4F2E" w:rsidRDefault="00000000">
            <w:pPr>
              <w:pBdr>
                <w:top w:val="nil"/>
                <w:left w:val="nil"/>
                <w:bottom w:val="nil"/>
                <w:right w:val="nil"/>
                <w:between w:val="nil"/>
              </w:pBdr>
              <w:spacing w:after="40"/>
              <w:jc w:val="both"/>
              <w:rPr>
                <w:color w:val="000000"/>
              </w:rPr>
            </w:pPr>
            <w:r>
              <w:rPr>
                <w:color w:val="000000"/>
              </w:rPr>
              <w:lastRenderedPageBreak/>
              <w:t>‍</w:t>
            </w:r>
          </w:p>
        </w:tc>
        <w:tc>
          <w:tcPr>
            <w:tcW w:w="236" w:type="dxa"/>
            <w:tcBorders>
              <w:left w:val="single" w:sz="4" w:space="0" w:color="B8C8E0"/>
              <w:right w:val="single" w:sz="4" w:space="0" w:color="B8C8E0"/>
            </w:tcBorders>
            <w:shd w:val="clear" w:color="auto" w:fill="FFFFFF"/>
          </w:tcPr>
          <w:p w14:paraId="3068AB23"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3A7A2BB7" w14:textId="77777777" w:rsidR="008D4F2E" w:rsidRDefault="008D4F2E">
            <w:pPr>
              <w:pBdr>
                <w:top w:val="nil"/>
                <w:left w:val="nil"/>
                <w:bottom w:val="nil"/>
                <w:right w:val="nil"/>
                <w:between w:val="nil"/>
              </w:pBdr>
              <w:spacing w:after="40"/>
              <w:jc w:val="both"/>
              <w:rPr>
                <w:color w:val="000000"/>
              </w:rPr>
            </w:pPr>
          </w:p>
        </w:tc>
      </w:tr>
      <w:tr w:rsidR="008D4F2E" w14:paraId="50FACA23" w14:textId="77777777">
        <w:tc>
          <w:tcPr>
            <w:tcW w:w="5035" w:type="dxa"/>
            <w:shd w:val="clear" w:color="auto" w:fill="FFFFFF"/>
          </w:tcPr>
          <w:p w14:paraId="244AA6A5" w14:textId="77777777" w:rsidR="008D4F2E" w:rsidRPr="00ED60DD" w:rsidRDefault="00000000">
            <w:pPr>
              <w:pBdr>
                <w:top w:val="nil"/>
                <w:left w:val="nil"/>
                <w:bottom w:val="nil"/>
                <w:right w:val="nil"/>
                <w:between w:val="nil"/>
              </w:pBdr>
              <w:spacing w:after="40"/>
              <w:jc w:val="both"/>
              <w:rPr>
                <w:color w:val="000000"/>
                <w:lang w:val="es-AR"/>
              </w:rPr>
            </w:pPr>
            <w:r w:rsidRPr="00ED60DD">
              <w:rPr>
                <w:color w:val="000000"/>
                <w:lang w:val="es-AR"/>
              </w:rPr>
              <w:t>3.2. A CONTRATADA deverá assegurar que todos os SERVIÇOS, conteúdos, atividades da campanha, anúncios, publicações, inserções de mídia, atividades de influenciadores e materiais promocionais estejam, a todo momento, em conformidade com todas as leis, regulamentos, padrões publicitários, normas de autorregulamentação, diretrizes do setor e requisitos de plataformas aplicáveis no Brasil.</w:t>
            </w:r>
          </w:p>
        </w:tc>
        <w:tc>
          <w:tcPr>
            <w:tcW w:w="236" w:type="dxa"/>
            <w:tcBorders>
              <w:left w:val="single" w:sz="4" w:space="0" w:color="B8C8E0"/>
              <w:right w:val="single" w:sz="4" w:space="0" w:color="B8C8E0"/>
            </w:tcBorders>
            <w:shd w:val="clear" w:color="auto" w:fill="FFFFFF"/>
          </w:tcPr>
          <w:p w14:paraId="5EE7C169"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7BF3BF32" w14:textId="77777777" w:rsidR="008D4F2E" w:rsidRDefault="00000000">
            <w:pPr>
              <w:pBdr>
                <w:top w:val="nil"/>
                <w:left w:val="nil"/>
                <w:bottom w:val="nil"/>
                <w:right w:val="nil"/>
                <w:between w:val="nil"/>
              </w:pBdr>
              <w:spacing w:after="40"/>
              <w:jc w:val="both"/>
              <w:rPr>
                <w:color w:val="000000"/>
              </w:rPr>
            </w:pPr>
            <w:r>
              <w:rPr>
                <w:color w:val="000000"/>
              </w:rPr>
              <w:t>3.2. The SERVICE PROVIDER shall ensure that all Services, content, campaign activities, advertisements, publications, media placements, influencer activities and promotional materials comply at all times with all applicable laws, regulations, advertising standards, self-regulatory rules, industry guidelines, and platform requirements applicable in Brazil.</w:t>
            </w:r>
          </w:p>
        </w:tc>
      </w:tr>
      <w:tr w:rsidR="008D4F2E" w14:paraId="551AA241" w14:textId="77777777">
        <w:tc>
          <w:tcPr>
            <w:tcW w:w="5035" w:type="dxa"/>
            <w:shd w:val="clear" w:color="auto" w:fill="FFFFFF"/>
          </w:tcPr>
          <w:p w14:paraId="40298CFD" w14:textId="77777777" w:rsidR="008D4F2E" w:rsidRDefault="00000000">
            <w:pPr>
              <w:pBdr>
                <w:top w:val="nil"/>
                <w:left w:val="nil"/>
                <w:bottom w:val="nil"/>
                <w:right w:val="nil"/>
                <w:between w:val="nil"/>
              </w:pBdr>
              <w:spacing w:after="40"/>
              <w:jc w:val="both"/>
              <w:rPr>
                <w:color w:val="000000"/>
              </w:rPr>
            </w:pPr>
            <w:r>
              <w:rPr>
                <w:color w:val="000000"/>
              </w:rPr>
              <w:t>‍</w:t>
            </w:r>
          </w:p>
        </w:tc>
        <w:tc>
          <w:tcPr>
            <w:tcW w:w="236" w:type="dxa"/>
            <w:tcBorders>
              <w:left w:val="single" w:sz="4" w:space="0" w:color="B8C8E0"/>
              <w:right w:val="single" w:sz="4" w:space="0" w:color="B8C8E0"/>
            </w:tcBorders>
            <w:shd w:val="clear" w:color="auto" w:fill="FFFFFF"/>
          </w:tcPr>
          <w:p w14:paraId="15128B72"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037C5D79" w14:textId="77777777" w:rsidR="008D4F2E" w:rsidRDefault="008D4F2E">
            <w:pPr>
              <w:pBdr>
                <w:top w:val="nil"/>
                <w:left w:val="nil"/>
                <w:bottom w:val="nil"/>
                <w:right w:val="nil"/>
                <w:between w:val="nil"/>
              </w:pBdr>
              <w:spacing w:after="40"/>
              <w:jc w:val="both"/>
              <w:rPr>
                <w:color w:val="000000"/>
              </w:rPr>
            </w:pPr>
          </w:p>
        </w:tc>
      </w:tr>
      <w:tr w:rsidR="008D4F2E" w14:paraId="10393824" w14:textId="77777777">
        <w:tc>
          <w:tcPr>
            <w:tcW w:w="5035" w:type="dxa"/>
            <w:shd w:val="clear" w:color="auto" w:fill="FFFFFF"/>
          </w:tcPr>
          <w:p w14:paraId="79CF7366" w14:textId="77777777" w:rsidR="008D4F2E" w:rsidRPr="00ED60DD" w:rsidRDefault="00000000">
            <w:pPr>
              <w:pBdr>
                <w:top w:val="nil"/>
                <w:left w:val="nil"/>
                <w:bottom w:val="nil"/>
                <w:right w:val="nil"/>
                <w:between w:val="nil"/>
              </w:pBdr>
              <w:spacing w:after="40"/>
              <w:jc w:val="both"/>
              <w:rPr>
                <w:color w:val="000000"/>
                <w:lang w:val="es-AR"/>
              </w:rPr>
            </w:pPr>
            <w:r w:rsidRPr="00ED60DD">
              <w:rPr>
                <w:color w:val="000000"/>
                <w:lang w:val="es-AR"/>
              </w:rPr>
              <w:t>3.3. Sem limitação, a CONTRATADA deverá cumprir todas as leis e regulamentações aplicáveis à publicidade de apostas, incluindo as regras e diretrizes expedidas pela Secretaria de Prêmios e Apostas do Ministério da Fazenda (SPA/MF), regulamentações do CONAR, leis de proteção ao consumidor, leis de propriedade intelectual, obrigações de identificação de publicidade envolvendo influenciadores, leis de privacidade e proteção de dados (incluindo a LGPD), bem como quaisquer políticas publicitárias aplicáveis de plataformas.</w:t>
            </w:r>
          </w:p>
        </w:tc>
        <w:tc>
          <w:tcPr>
            <w:tcW w:w="236" w:type="dxa"/>
            <w:tcBorders>
              <w:left w:val="single" w:sz="4" w:space="0" w:color="B8C8E0"/>
              <w:right w:val="single" w:sz="4" w:space="0" w:color="B8C8E0"/>
            </w:tcBorders>
            <w:shd w:val="clear" w:color="auto" w:fill="FFFFFF"/>
          </w:tcPr>
          <w:p w14:paraId="268AFD74"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3D2A061C" w14:textId="77777777" w:rsidR="008D4F2E" w:rsidRDefault="00000000">
            <w:pPr>
              <w:pBdr>
                <w:top w:val="nil"/>
                <w:left w:val="nil"/>
                <w:bottom w:val="nil"/>
                <w:right w:val="nil"/>
                <w:between w:val="nil"/>
              </w:pBdr>
              <w:spacing w:after="40"/>
              <w:jc w:val="both"/>
              <w:rPr>
                <w:color w:val="000000"/>
              </w:rPr>
            </w:pPr>
            <w:r>
              <w:rPr>
                <w:color w:val="000000"/>
              </w:rPr>
              <w:t>3.3. Without limitation, the SERVICE PROVIDER shall comply with all applicable gambling advertising laws and regulations, including applicable rules and guidelines issued by the Brazilian Secretariat of Prizes and Betting of the Ministry of Finance (SPA/MF), CONAR regulations, consumer protection laws, intellectual property laws, influencer advertising disclosure obligations, privacy and data protection laws (including the LGPD), and any applicable platform advertising policies.</w:t>
            </w:r>
          </w:p>
        </w:tc>
      </w:tr>
      <w:tr w:rsidR="008D4F2E" w14:paraId="498ED7EC" w14:textId="77777777">
        <w:tc>
          <w:tcPr>
            <w:tcW w:w="5035" w:type="dxa"/>
            <w:shd w:val="clear" w:color="auto" w:fill="FFFFFF"/>
          </w:tcPr>
          <w:p w14:paraId="7E2B79FE" w14:textId="77777777" w:rsidR="008D4F2E" w:rsidRDefault="00000000">
            <w:pPr>
              <w:pBdr>
                <w:top w:val="nil"/>
                <w:left w:val="nil"/>
                <w:bottom w:val="nil"/>
                <w:right w:val="nil"/>
                <w:between w:val="nil"/>
              </w:pBdr>
              <w:spacing w:after="40"/>
              <w:jc w:val="both"/>
              <w:rPr>
                <w:color w:val="000000"/>
              </w:rPr>
            </w:pPr>
            <w:r>
              <w:rPr>
                <w:color w:val="000000"/>
              </w:rPr>
              <w:t>‍</w:t>
            </w:r>
          </w:p>
        </w:tc>
        <w:tc>
          <w:tcPr>
            <w:tcW w:w="236" w:type="dxa"/>
            <w:tcBorders>
              <w:left w:val="single" w:sz="4" w:space="0" w:color="B8C8E0"/>
              <w:right w:val="single" w:sz="4" w:space="0" w:color="B8C8E0"/>
            </w:tcBorders>
            <w:shd w:val="clear" w:color="auto" w:fill="FFFFFF"/>
          </w:tcPr>
          <w:p w14:paraId="64F3F8F6"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7EA2E096" w14:textId="77777777" w:rsidR="008D4F2E" w:rsidRDefault="008D4F2E">
            <w:pPr>
              <w:pBdr>
                <w:top w:val="nil"/>
                <w:left w:val="nil"/>
                <w:bottom w:val="nil"/>
                <w:right w:val="nil"/>
                <w:between w:val="nil"/>
              </w:pBdr>
              <w:spacing w:after="40"/>
              <w:jc w:val="both"/>
              <w:rPr>
                <w:color w:val="000000"/>
              </w:rPr>
            </w:pPr>
          </w:p>
        </w:tc>
      </w:tr>
      <w:tr w:rsidR="008D4F2E" w14:paraId="188BF7C6" w14:textId="77777777">
        <w:tc>
          <w:tcPr>
            <w:tcW w:w="5035" w:type="dxa"/>
            <w:shd w:val="clear" w:color="auto" w:fill="FFFFFF"/>
          </w:tcPr>
          <w:p w14:paraId="07FE5546" w14:textId="77777777" w:rsidR="008D4F2E" w:rsidRPr="00ED60DD" w:rsidRDefault="00000000">
            <w:pPr>
              <w:pBdr>
                <w:top w:val="nil"/>
                <w:left w:val="nil"/>
                <w:bottom w:val="nil"/>
                <w:right w:val="nil"/>
                <w:between w:val="nil"/>
              </w:pBdr>
              <w:spacing w:after="40"/>
              <w:jc w:val="both"/>
              <w:rPr>
                <w:color w:val="000000"/>
                <w:lang w:val="es-AR"/>
              </w:rPr>
            </w:pPr>
            <w:r w:rsidRPr="00ED60DD">
              <w:rPr>
                <w:color w:val="000000"/>
                <w:lang w:val="es-AR"/>
              </w:rPr>
              <w:t>3.4. A CONTRATADA deverá assegurar que nenhum conteúdo ou atividade de campanha: (i) tenha como público-alvo principal menores de idade ou seja direcionado a eles; (ii) seja direcionado a pessoas autoexcluídas ou vulneráveis; (iii) promova comportamento irresponsável relacionado a jogos e apostas; (iv) garanta ganhos ou retornos financeiros; (v) contenha declarações enganosas, ilícitas, discriminatórias, ofensivas ou irresponsáveis; (vi) omita avisos obrigatórios de jogo responsável ou divulgações legalmente exigidas; ou (vii) viole de qualquer outra forma a Legislação Aplicável, políticas de plataformas ou requisitos de compliance da CONTRATANTE.</w:t>
            </w:r>
          </w:p>
        </w:tc>
        <w:tc>
          <w:tcPr>
            <w:tcW w:w="236" w:type="dxa"/>
            <w:tcBorders>
              <w:left w:val="single" w:sz="4" w:space="0" w:color="B8C8E0"/>
              <w:right w:val="single" w:sz="4" w:space="0" w:color="B8C8E0"/>
            </w:tcBorders>
            <w:shd w:val="clear" w:color="auto" w:fill="FFFFFF"/>
          </w:tcPr>
          <w:p w14:paraId="431A1E6B"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5C0DCD5B" w14:textId="77777777" w:rsidR="008D4F2E" w:rsidRDefault="00000000">
            <w:pPr>
              <w:pBdr>
                <w:top w:val="nil"/>
                <w:left w:val="nil"/>
                <w:bottom w:val="nil"/>
                <w:right w:val="nil"/>
                <w:between w:val="nil"/>
              </w:pBdr>
              <w:spacing w:after="40"/>
              <w:jc w:val="both"/>
              <w:rPr>
                <w:color w:val="000000"/>
              </w:rPr>
            </w:pPr>
            <w:r>
              <w:rPr>
                <w:color w:val="000000"/>
              </w:rPr>
              <w:t>3.4. The SERVICE PROVIDER shall ensure that no content or campaign activity: (i) targets or appeals primarily to minors; (ii) targets self-excluded individuals or vulnerable persons; (iii) promotes irresponsible gambling behavior; (iv) guarantees winnings or financial returns; (v) contains misleading, deceptive, unlawful, discriminatory, offensive or irresponsible statements; (vi) omits mandatory responsible gambling warnings or legally required disclosures; or (vii) otherwise violates Applicable Law, platform policies or CLIENT’s compliance requirements.</w:t>
            </w:r>
          </w:p>
        </w:tc>
      </w:tr>
      <w:tr w:rsidR="008D4F2E" w14:paraId="5FFCA1B2" w14:textId="77777777">
        <w:tc>
          <w:tcPr>
            <w:tcW w:w="5035" w:type="dxa"/>
            <w:shd w:val="clear" w:color="auto" w:fill="FFFFFF"/>
          </w:tcPr>
          <w:p w14:paraId="4CAD26FE" w14:textId="77777777" w:rsidR="008D4F2E" w:rsidRPr="00ED60DD" w:rsidRDefault="00000000">
            <w:pPr>
              <w:pBdr>
                <w:top w:val="nil"/>
                <w:left w:val="nil"/>
                <w:bottom w:val="nil"/>
                <w:right w:val="nil"/>
                <w:between w:val="nil"/>
              </w:pBdr>
              <w:spacing w:after="40"/>
              <w:jc w:val="both"/>
              <w:rPr>
                <w:color w:val="000000"/>
                <w:lang w:val="es-AR"/>
              </w:rPr>
            </w:pPr>
            <w:r w:rsidRPr="00ED60DD">
              <w:rPr>
                <w:color w:val="000000"/>
                <w:lang w:val="es-AR"/>
              </w:rPr>
              <w:t>A aprovação formal por escrito da CONTRATANTE de conteúdos, peças, claims, contratações ou atividades da Campanha afasta a responsabilidade da CONTRATADA quanto ao conteúdo aprovado, nos termos do art. 31 do Código de Defesa do Consumidor e das normas-padrão da atividade publicitária (Lei 4.680/1965 e CENP), ressalvadas as hipóteses de dolo, culpa grave ou descumprimento, pela CONTRATADA, de obrigações específicas de propriedade intelectual, direitos de imagem ou proteção de dados pessoais.</w:t>
            </w:r>
            <w:r w:rsidRPr="00ED60DD">
              <w:rPr>
                <w:color w:val="111111"/>
                <w:lang w:val="es-AR"/>
              </w:rPr>
              <w:t xml:space="preserve"> Para os fins desta Cláusula, a aprovação emitida pela CONTRATANTE nos termos da Seção 19 do Anexo II (Aprovação Jurídica e de Compliance) constitui aprovação formal e por escrito da CONTRATANTE.</w:t>
            </w:r>
          </w:p>
        </w:tc>
        <w:tc>
          <w:tcPr>
            <w:tcW w:w="236" w:type="dxa"/>
            <w:tcBorders>
              <w:left w:val="single" w:sz="4" w:space="0" w:color="B8C8E0"/>
              <w:right w:val="single" w:sz="4" w:space="0" w:color="B8C8E0"/>
            </w:tcBorders>
            <w:shd w:val="clear" w:color="auto" w:fill="FFFFFF"/>
          </w:tcPr>
          <w:p w14:paraId="29BDC3BA"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700A8E29" w14:textId="77777777" w:rsidR="008D4F2E" w:rsidRDefault="00000000">
            <w:pPr>
              <w:pBdr>
                <w:top w:val="nil"/>
                <w:left w:val="nil"/>
                <w:bottom w:val="nil"/>
                <w:right w:val="nil"/>
                <w:between w:val="nil"/>
              </w:pBdr>
              <w:spacing w:after="40"/>
              <w:jc w:val="both"/>
              <w:rPr>
                <w:color w:val="000000"/>
              </w:rPr>
            </w:pPr>
            <w:r>
              <w:rPr>
                <w:color w:val="000000"/>
              </w:rPr>
              <w:t>The CLIENT’s formal written approval of contents, advertising pieces, claims, engagements or Campaign activities shall release the SERVICE PROVIDER from liability with respect to the approved content, pursuant to Article 31 of the Brazilian Consumer Defense Code and the standard rules of advertising activity (Law 4,680/1965 and CENP), except in cases of willful misconduct, gross negligence or breach by the SERVICE PROVIDER of specific obligations regarding intellectual property, image rights or personal data protection.</w:t>
            </w:r>
            <w:r>
              <w:rPr>
                <w:i/>
                <w:iCs/>
                <w:color w:val="111111"/>
              </w:rPr>
              <w:t xml:space="preserve"> For the purposes of this Clause, any approval issued by the CLIENT pursuant to Section 19 of Exhibit II (Legal and Compliance Approval) shall constitute the CLIENT’s formal written approval.</w:t>
            </w:r>
          </w:p>
        </w:tc>
      </w:tr>
      <w:tr w:rsidR="008D4F2E" w14:paraId="2D98AAC3" w14:textId="77777777">
        <w:tc>
          <w:tcPr>
            <w:tcW w:w="5035" w:type="dxa"/>
            <w:shd w:val="clear" w:color="auto" w:fill="FFFFFF"/>
          </w:tcPr>
          <w:p w14:paraId="79D40B98" w14:textId="77777777" w:rsidR="008D4F2E" w:rsidRDefault="00000000">
            <w:pPr>
              <w:pBdr>
                <w:top w:val="nil"/>
                <w:left w:val="nil"/>
                <w:bottom w:val="nil"/>
                <w:right w:val="nil"/>
                <w:between w:val="nil"/>
              </w:pBdr>
              <w:spacing w:after="40"/>
              <w:jc w:val="both"/>
              <w:rPr>
                <w:color w:val="000000"/>
              </w:rPr>
            </w:pPr>
            <w:r>
              <w:rPr>
                <w:color w:val="000000"/>
              </w:rPr>
              <w:t>‍</w:t>
            </w:r>
          </w:p>
        </w:tc>
        <w:tc>
          <w:tcPr>
            <w:tcW w:w="236" w:type="dxa"/>
            <w:tcBorders>
              <w:left w:val="single" w:sz="4" w:space="0" w:color="B8C8E0"/>
              <w:right w:val="single" w:sz="4" w:space="0" w:color="B8C8E0"/>
            </w:tcBorders>
            <w:shd w:val="clear" w:color="auto" w:fill="FFFFFF"/>
          </w:tcPr>
          <w:p w14:paraId="56CDAF91"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2BD53681" w14:textId="77777777" w:rsidR="008D4F2E" w:rsidRDefault="008D4F2E">
            <w:pPr>
              <w:pBdr>
                <w:top w:val="nil"/>
                <w:left w:val="nil"/>
                <w:bottom w:val="nil"/>
                <w:right w:val="nil"/>
                <w:between w:val="nil"/>
              </w:pBdr>
              <w:spacing w:after="40"/>
              <w:jc w:val="both"/>
              <w:rPr>
                <w:color w:val="000000"/>
              </w:rPr>
            </w:pPr>
          </w:p>
        </w:tc>
      </w:tr>
      <w:tr w:rsidR="008D4F2E" w14:paraId="6A52BF7E" w14:textId="77777777">
        <w:tc>
          <w:tcPr>
            <w:tcW w:w="5035" w:type="dxa"/>
            <w:shd w:val="clear" w:color="auto" w:fill="FFFFFF"/>
          </w:tcPr>
          <w:p w14:paraId="54DBC1A5" w14:textId="77777777" w:rsidR="008D4F2E" w:rsidRPr="00ED60DD" w:rsidRDefault="00000000">
            <w:pPr>
              <w:pBdr>
                <w:top w:val="nil"/>
                <w:left w:val="nil"/>
                <w:bottom w:val="nil"/>
                <w:right w:val="nil"/>
                <w:between w:val="nil"/>
              </w:pBdr>
              <w:spacing w:after="40"/>
              <w:jc w:val="both"/>
              <w:rPr>
                <w:color w:val="000000"/>
                <w:lang w:val="es-AR"/>
              </w:rPr>
            </w:pPr>
            <w:r w:rsidRPr="00ED60DD">
              <w:rPr>
                <w:color w:val="000000"/>
                <w:lang w:val="es-AR"/>
              </w:rPr>
              <w:t xml:space="preserve">3.5. A CONTRATANTE poderá, a qualquer momento, exigir a imediata suspensão, remoção, alteração, bloqueio ou descontinuação de quaisquer conteúdos, campanhas, publicações, anúncios, ativações, materiais promocionais </w:t>
            </w:r>
            <w:r w:rsidRPr="00ED60DD">
              <w:rPr>
                <w:color w:val="000000"/>
                <w:lang w:val="es-AR"/>
              </w:rPr>
              <w:lastRenderedPageBreak/>
              <w:t>ou atividades relacionadas aos SERVIÇOS em razão de: (i) determinação ou recomendação de autoridade regulatória, administrativa, judicial ou de autorregulação; (ii) exigências de plataformas, Veículos ou parceiros comerciais; (iii) riscos regulatórios, legais, reputacionais ou de compliance; ou (iv) potencial descumprimento da Legislação Aplicável, regulamentações da SPA/MF, regras do CONAR ou políticas internas da CONTRATANTE. A CONTRATADA deverá cumprir imediatamente tal solicitação, inclusive perante Talentos, plataformas, Veículos e terceiros envolvidos, sem custos adicionais para a CONTRATANTE.</w:t>
            </w:r>
          </w:p>
        </w:tc>
        <w:tc>
          <w:tcPr>
            <w:tcW w:w="236" w:type="dxa"/>
            <w:tcBorders>
              <w:left w:val="single" w:sz="4" w:space="0" w:color="B8C8E0"/>
              <w:right w:val="single" w:sz="4" w:space="0" w:color="B8C8E0"/>
            </w:tcBorders>
            <w:shd w:val="clear" w:color="auto" w:fill="FFFFFF"/>
          </w:tcPr>
          <w:p w14:paraId="0DA0C9BC"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6C67EF43" w14:textId="77777777" w:rsidR="008D4F2E" w:rsidRDefault="00000000">
            <w:pPr>
              <w:pBdr>
                <w:top w:val="nil"/>
                <w:left w:val="nil"/>
                <w:bottom w:val="nil"/>
                <w:right w:val="nil"/>
                <w:between w:val="nil"/>
              </w:pBdr>
              <w:spacing w:after="40"/>
              <w:jc w:val="both"/>
              <w:rPr>
                <w:color w:val="000000"/>
              </w:rPr>
            </w:pPr>
            <w:r>
              <w:rPr>
                <w:color w:val="000000"/>
              </w:rPr>
              <w:t xml:space="preserve">3.5. The CLIENT may, at any time, require the immediate suspension, removal, amendment, blocking or discontinuation of any content, campaigns, publications, advertisements, activations, promotional materials or </w:t>
            </w:r>
            <w:r>
              <w:rPr>
                <w:color w:val="000000"/>
              </w:rPr>
              <w:lastRenderedPageBreak/>
              <w:t>activities related to the SERVICES due to: (i) any determination or recommendation issued by any regulatory, administrative, judicial or self-regulatory authority; (ii) requirements imposed by platforms, Media Outlets or commercial partners; (iii) regulatory, legal, reputational or compliance risks; or (iv) potential non-compliance with Applicable Law, SPA/MF regulations, CONAR rules or the CLIENT’s internal policies. The SERVICE PROVIDER shall immediately comply with such request, including before Talents, platforms, Media Outlets and involved third parties, without additional cost to the CLIENT.</w:t>
            </w:r>
          </w:p>
        </w:tc>
      </w:tr>
      <w:tr w:rsidR="008D4F2E" w14:paraId="68A55F9D" w14:textId="77777777">
        <w:tc>
          <w:tcPr>
            <w:tcW w:w="5035" w:type="dxa"/>
            <w:shd w:val="clear" w:color="auto" w:fill="FFFFFF"/>
          </w:tcPr>
          <w:p w14:paraId="0389432E" w14:textId="77777777" w:rsidR="008D4F2E" w:rsidRDefault="00000000">
            <w:pPr>
              <w:pBdr>
                <w:top w:val="nil"/>
                <w:left w:val="nil"/>
                <w:bottom w:val="nil"/>
                <w:right w:val="nil"/>
                <w:between w:val="nil"/>
              </w:pBdr>
              <w:spacing w:after="40"/>
              <w:jc w:val="both"/>
              <w:rPr>
                <w:color w:val="000000"/>
              </w:rPr>
            </w:pPr>
            <w:r>
              <w:rPr>
                <w:color w:val="000000"/>
              </w:rPr>
              <w:lastRenderedPageBreak/>
              <w:t>‍</w:t>
            </w:r>
          </w:p>
        </w:tc>
        <w:tc>
          <w:tcPr>
            <w:tcW w:w="236" w:type="dxa"/>
            <w:tcBorders>
              <w:left w:val="single" w:sz="4" w:space="0" w:color="B8C8E0"/>
              <w:right w:val="single" w:sz="4" w:space="0" w:color="B8C8E0"/>
            </w:tcBorders>
            <w:shd w:val="clear" w:color="auto" w:fill="FFFFFF"/>
          </w:tcPr>
          <w:p w14:paraId="43E2FF99"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767459C9" w14:textId="77777777" w:rsidR="008D4F2E" w:rsidRDefault="008D4F2E">
            <w:pPr>
              <w:pBdr>
                <w:top w:val="nil"/>
                <w:left w:val="nil"/>
                <w:bottom w:val="nil"/>
                <w:right w:val="nil"/>
                <w:between w:val="nil"/>
              </w:pBdr>
              <w:spacing w:after="40"/>
              <w:jc w:val="both"/>
              <w:rPr>
                <w:color w:val="000000"/>
              </w:rPr>
            </w:pPr>
          </w:p>
        </w:tc>
      </w:tr>
      <w:tr w:rsidR="008D4F2E" w14:paraId="7E03C5C1" w14:textId="77777777">
        <w:tc>
          <w:tcPr>
            <w:tcW w:w="5035" w:type="dxa"/>
            <w:shd w:val="clear" w:color="auto" w:fill="FFFFFF"/>
          </w:tcPr>
          <w:p w14:paraId="2B5203F2" w14:textId="77777777" w:rsidR="008D4F2E" w:rsidRPr="00ED60DD" w:rsidRDefault="00000000">
            <w:pPr>
              <w:pBdr>
                <w:top w:val="nil"/>
                <w:left w:val="nil"/>
                <w:bottom w:val="nil"/>
                <w:right w:val="nil"/>
                <w:between w:val="nil"/>
              </w:pBdr>
              <w:spacing w:after="40"/>
              <w:jc w:val="both"/>
              <w:rPr>
                <w:color w:val="000000"/>
                <w:lang w:val="es-AR"/>
              </w:rPr>
            </w:pPr>
            <w:r w:rsidRPr="00ED60DD">
              <w:rPr>
                <w:color w:val="000000"/>
                <w:lang w:val="es-AR"/>
              </w:rPr>
              <w:t xml:space="preserve">3.6. A CONTRATADA compromete-se a cooperar integralmente com a CONTRATANTE em relação a quaisquer investigações, fiscalizações, solicitações, notificações, processos administrativos ou demandas formuladas por autoridades regulatórias, administrativas, judiciais ou de autorregulação relacionadas aos SERVIÇOS, à Campanha ou aos conteúdos produzidos no âmbito deste Contrato, incluindo, sem limitação, SPA/MF, CONAR, autoridades de proteção ao consumidor e autoridades de proteção de dados. A CONTRATADA deverá fornecer tempestivamente todas as informações, documentos, registros, contratos, aprovações e evidências razoavelmente solicitadas pela CONTRATANTE para fins de compliance regulatório e defesa de seus interesses. </w:t>
            </w:r>
          </w:p>
        </w:tc>
        <w:tc>
          <w:tcPr>
            <w:tcW w:w="236" w:type="dxa"/>
            <w:tcBorders>
              <w:left w:val="single" w:sz="4" w:space="0" w:color="B8C8E0"/>
              <w:right w:val="single" w:sz="4" w:space="0" w:color="B8C8E0"/>
            </w:tcBorders>
            <w:shd w:val="clear" w:color="auto" w:fill="FFFFFF"/>
          </w:tcPr>
          <w:p w14:paraId="046E22B3"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1035E0F5" w14:textId="77777777" w:rsidR="008D4F2E" w:rsidRDefault="00000000">
            <w:pPr>
              <w:pBdr>
                <w:top w:val="nil"/>
                <w:left w:val="nil"/>
                <w:bottom w:val="nil"/>
                <w:right w:val="nil"/>
                <w:between w:val="nil"/>
              </w:pBdr>
              <w:spacing w:after="40"/>
              <w:jc w:val="both"/>
              <w:rPr>
                <w:color w:val="000000"/>
              </w:rPr>
            </w:pPr>
            <w:r>
              <w:rPr>
                <w:color w:val="000000"/>
              </w:rPr>
              <w:t>3.6. The SERVICE PROVIDER undertakes to fully cooperate with the CLIENT in connection with any investigations, inspections, requests, notices, administrative proceedings or claims brought by regulatory, administrative, judicial or self-regulatory authorities related to the SERVICES, the Campaign or any content produced under this Agreement, including, without limitation, SPA/MF, CONAR, consumer protection authorities and data protection authorities. The SERVICE PROVIDER shall timely provide all information, documents, records, agreements, approvals and evidence reasonably requested by the CLIENT for regulatory compliance purposes and defense of its interests.</w:t>
            </w:r>
          </w:p>
        </w:tc>
      </w:tr>
      <w:tr w:rsidR="008D4F2E" w14:paraId="697863A1" w14:textId="77777777">
        <w:tc>
          <w:tcPr>
            <w:tcW w:w="5035" w:type="dxa"/>
            <w:shd w:val="clear" w:color="auto" w:fill="FFFFFF"/>
          </w:tcPr>
          <w:p w14:paraId="71C68A80" w14:textId="77777777" w:rsidR="008D4F2E" w:rsidRDefault="00000000">
            <w:pPr>
              <w:pBdr>
                <w:top w:val="nil"/>
                <w:left w:val="nil"/>
                <w:bottom w:val="nil"/>
                <w:right w:val="nil"/>
                <w:between w:val="nil"/>
              </w:pBdr>
              <w:spacing w:after="40"/>
              <w:jc w:val="both"/>
              <w:rPr>
                <w:color w:val="000000"/>
              </w:rPr>
            </w:pPr>
            <w:r>
              <w:rPr>
                <w:color w:val="000000"/>
              </w:rPr>
              <w:t>‍</w:t>
            </w:r>
          </w:p>
        </w:tc>
        <w:tc>
          <w:tcPr>
            <w:tcW w:w="236" w:type="dxa"/>
            <w:tcBorders>
              <w:left w:val="single" w:sz="4" w:space="0" w:color="B8C8E0"/>
              <w:right w:val="single" w:sz="4" w:space="0" w:color="B8C8E0"/>
            </w:tcBorders>
            <w:shd w:val="clear" w:color="auto" w:fill="FFFFFF"/>
          </w:tcPr>
          <w:p w14:paraId="68BC4769"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1A0C6B2D" w14:textId="77777777" w:rsidR="008D4F2E" w:rsidRDefault="008D4F2E">
            <w:pPr>
              <w:pBdr>
                <w:top w:val="nil"/>
                <w:left w:val="nil"/>
                <w:bottom w:val="nil"/>
                <w:right w:val="nil"/>
                <w:between w:val="nil"/>
              </w:pBdr>
              <w:spacing w:after="40"/>
              <w:jc w:val="both"/>
              <w:rPr>
                <w:color w:val="000000"/>
              </w:rPr>
            </w:pPr>
          </w:p>
        </w:tc>
      </w:tr>
      <w:tr w:rsidR="008D4F2E" w14:paraId="6FA65993" w14:textId="77777777">
        <w:tc>
          <w:tcPr>
            <w:tcW w:w="5035" w:type="dxa"/>
            <w:shd w:val="clear" w:color="auto" w:fill="FFFFFF"/>
          </w:tcPr>
          <w:p w14:paraId="4A92FFDD" w14:textId="77777777" w:rsidR="008D4F2E" w:rsidRPr="00ED60DD" w:rsidRDefault="00000000">
            <w:pPr>
              <w:pBdr>
                <w:top w:val="nil"/>
                <w:left w:val="nil"/>
                <w:bottom w:val="nil"/>
                <w:right w:val="nil"/>
                <w:between w:val="nil"/>
              </w:pBdr>
              <w:spacing w:after="40"/>
              <w:jc w:val="both"/>
              <w:rPr>
                <w:color w:val="000000"/>
                <w:lang w:val="es-AR"/>
              </w:rPr>
            </w:pPr>
            <w:r w:rsidRPr="00ED60DD">
              <w:rPr>
                <w:color w:val="000000"/>
                <w:lang w:val="es-AR"/>
              </w:rPr>
              <w:t>3.7. Na hipótese de alteração da Legislação Aplicável, regulamentações da SPA/MF, regras do CONAR, políticas de plataformas, decisões regulatórias ou entendimentos de autoridades competentes que impactem os SERVIÇOS, a Campanha ou quaisquer conteúdos relacionados a este Contrato, a CONTRATANTE poderá exigir a adaptação, suspensão, alteração ou descontinuação total ou parcial dos SERVIÇOS, conteúdos ou atividades afetadas, sem que tal medida caracterize inadimplemento contratual. As Partes comprometem-se a cooperar de boa-fé para adequar a execução do Contrato às novas exigências regulatórias.</w:t>
            </w:r>
          </w:p>
        </w:tc>
        <w:tc>
          <w:tcPr>
            <w:tcW w:w="236" w:type="dxa"/>
            <w:tcBorders>
              <w:left w:val="single" w:sz="4" w:space="0" w:color="B8C8E0"/>
              <w:right w:val="single" w:sz="4" w:space="0" w:color="B8C8E0"/>
            </w:tcBorders>
            <w:shd w:val="clear" w:color="auto" w:fill="FFFFFF"/>
          </w:tcPr>
          <w:p w14:paraId="046E9C1A"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22674A9E" w14:textId="77777777" w:rsidR="008D4F2E" w:rsidRDefault="00000000">
            <w:pPr>
              <w:pBdr>
                <w:top w:val="nil"/>
                <w:left w:val="nil"/>
                <w:bottom w:val="nil"/>
                <w:right w:val="nil"/>
                <w:between w:val="nil"/>
              </w:pBdr>
              <w:spacing w:after="40"/>
              <w:jc w:val="both"/>
              <w:rPr>
                <w:color w:val="000000"/>
              </w:rPr>
            </w:pPr>
            <w:r>
              <w:rPr>
                <w:color w:val="000000"/>
              </w:rPr>
              <w:t>3.7. In the event of any change in Applicable Law, SPA/MF regulations, CONAR rules, platform policies, regulatory decisions or interpretations issued by competent authorities that impact the SERVICES, the Campaign or any content related to this Agreement, the CLIENT may require the adaptation, suspension, amendment or discontinuation, in whole or in part, of the affected SERVICES, content or activities, without such measure constituting a contractual breach. The Parties undertake to cooperate in good faith in order to adapt the performance of this Agreement to the new regulatory requirements.</w:t>
            </w:r>
          </w:p>
        </w:tc>
      </w:tr>
      <w:tr w:rsidR="008D4F2E" w14:paraId="3E9E5A45" w14:textId="77777777">
        <w:tc>
          <w:tcPr>
            <w:tcW w:w="5035" w:type="dxa"/>
            <w:shd w:val="clear" w:color="auto" w:fill="FFFFFF"/>
          </w:tcPr>
          <w:p w14:paraId="5BC755DC" w14:textId="77777777" w:rsidR="008D4F2E" w:rsidRDefault="00000000">
            <w:pPr>
              <w:pBdr>
                <w:top w:val="nil"/>
                <w:left w:val="nil"/>
                <w:bottom w:val="nil"/>
                <w:right w:val="nil"/>
                <w:between w:val="nil"/>
              </w:pBdr>
              <w:spacing w:after="40"/>
              <w:jc w:val="both"/>
              <w:rPr>
                <w:color w:val="000000"/>
              </w:rPr>
            </w:pPr>
            <w:r>
              <w:rPr>
                <w:color w:val="000000"/>
              </w:rPr>
              <w:t>‍</w:t>
            </w:r>
          </w:p>
        </w:tc>
        <w:tc>
          <w:tcPr>
            <w:tcW w:w="236" w:type="dxa"/>
            <w:tcBorders>
              <w:left w:val="single" w:sz="4" w:space="0" w:color="B8C8E0"/>
              <w:right w:val="single" w:sz="4" w:space="0" w:color="B8C8E0"/>
            </w:tcBorders>
            <w:shd w:val="clear" w:color="auto" w:fill="FFFFFF"/>
          </w:tcPr>
          <w:p w14:paraId="0935C3B3"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6EA15748" w14:textId="77777777" w:rsidR="008D4F2E" w:rsidRDefault="008D4F2E">
            <w:pPr>
              <w:pBdr>
                <w:top w:val="nil"/>
                <w:left w:val="nil"/>
                <w:bottom w:val="nil"/>
                <w:right w:val="nil"/>
                <w:between w:val="nil"/>
              </w:pBdr>
              <w:spacing w:after="40"/>
              <w:jc w:val="both"/>
              <w:rPr>
                <w:color w:val="000000"/>
              </w:rPr>
            </w:pPr>
          </w:p>
        </w:tc>
      </w:tr>
      <w:tr w:rsidR="008D4F2E" w14:paraId="223CE067" w14:textId="77777777">
        <w:tc>
          <w:tcPr>
            <w:tcW w:w="5035" w:type="dxa"/>
            <w:shd w:val="clear" w:color="auto" w:fill="003087"/>
          </w:tcPr>
          <w:p w14:paraId="5BF9DF4F" w14:textId="77777777" w:rsidR="008D4F2E" w:rsidRPr="00ED60DD" w:rsidRDefault="00000000">
            <w:pPr>
              <w:pBdr>
                <w:top w:val="nil"/>
                <w:left w:val="nil"/>
                <w:bottom w:val="nil"/>
                <w:right w:val="nil"/>
                <w:between w:val="nil"/>
              </w:pBdr>
              <w:spacing w:before="60" w:after="60"/>
              <w:jc w:val="both"/>
              <w:rPr>
                <w:b/>
                <w:bCs/>
                <w:color w:val="FFFFFF"/>
                <w:lang w:val="es-AR"/>
              </w:rPr>
            </w:pPr>
            <w:r w:rsidRPr="00ED60DD">
              <w:rPr>
                <w:b/>
                <w:bCs/>
                <w:color w:val="FFFFFF"/>
                <w:lang w:val="es-AR"/>
              </w:rPr>
              <w:t>CLÁUSULA 4ª – GESTÃO DE TALENTOS</w:t>
            </w:r>
          </w:p>
        </w:tc>
        <w:tc>
          <w:tcPr>
            <w:tcW w:w="236" w:type="dxa"/>
            <w:tcBorders>
              <w:left w:val="single" w:sz="4" w:space="0" w:color="B8C8E0"/>
              <w:right w:val="single" w:sz="4" w:space="0" w:color="B8C8E0"/>
            </w:tcBorders>
            <w:shd w:val="clear" w:color="auto" w:fill="FFFFFF"/>
          </w:tcPr>
          <w:p w14:paraId="1BF8B62A" w14:textId="77777777" w:rsidR="008D4F2E" w:rsidRPr="00ED60DD" w:rsidRDefault="008D4F2E">
            <w:pPr>
              <w:pBdr>
                <w:top w:val="nil"/>
                <w:left w:val="nil"/>
                <w:bottom w:val="nil"/>
                <w:right w:val="nil"/>
                <w:between w:val="nil"/>
              </w:pBdr>
              <w:spacing w:after="40"/>
              <w:jc w:val="both"/>
              <w:rPr>
                <w:b/>
                <w:bCs/>
                <w:color w:val="FFFFFF"/>
                <w:lang w:val="es-AR"/>
              </w:rPr>
            </w:pPr>
          </w:p>
        </w:tc>
        <w:tc>
          <w:tcPr>
            <w:tcW w:w="5035" w:type="dxa"/>
            <w:shd w:val="clear" w:color="auto" w:fill="003087"/>
          </w:tcPr>
          <w:p w14:paraId="2F712248" w14:textId="77777777" w:rsidR="008D4F2E" w:rsidRDefault="00000000">
            <w:pPr>
              <w:pBdr>
                <w:top w:val="nil"/>
                <w:left w:val="nil"/>
                <w:bottom w:val="nil"/>
                <w:right w:val="nil"/>
                <w:between w:val="nil"/>
              </w:pBdr>
              <w:spacing w:before="60" w:after="60"/>
              <w:jc w:val="both"/>
              <w:rPr>
                <w:b/>
                <w:bCs/>
                <w:color w:val="FFFFFF"/>
              </w:rPr>
            </w:pPr>
            <w:r>
              <w:rPr>
                <w:b/>
                <w:bCs/>
                <w:color w:val="FFFFFF"/>
              </w:rPr>
              <w:t>CLAUSE 4 – TALENT MANAGEMENT</w:t>
            </w:r>
          </w:p>
        </w:tc>
      </w:tr>
      <w:tr w:rsidR="008D4F2E" w14:paraId="0B84F622" w14:textId="77777777">
        <w:tc>
          <w:tcPr>
            <w:tcW w:w="5035" w:type="dxa"/>
            <w:shd w:val="clear" w:color="auto" w:fill="FFFFFF"/>
          </w:tcPr>
          <w:p w14:paraId="14798465" w14:textId="77777777" w:rsidR="008D4F2E" w:rsidRDefault="00000000">
            <w:pPr>
              <w:pBdr>
                <w:top w:val="nil"/>
                <w:left w:val="nil"/>
                <w:bottom w:val="nil"/>
                <w:right w:val="nil"/>
                <w:between w:val="nil"/>
              </w:pBdr>
              <w:spacing w:after="40"/>
              <w:jc w:val="both"/>
              <w:rPr>
                <w:color w:val="000000"/>
              </w:rPr>
            </w:pPr>
            <w:r>
              <w:rPr>
                <w:color w:val="000000"/>
              </w:rPr>
              <w:t>‍</w:t>
            </w:r>
          </w:p>
        </w:tc>
        <w:tc>
          <w:tcPr>
            <w:tcW w:w="236" w:type="dxa"/>
            <w:tcBorders>
              <w:left w:val="single" w:sz="4" w:space="0" w:color="B8C8E0"/>
              <w:right w:val="single" w:sz="4" w:space="0" w:color="B8C8E0"/>
            </w:tcBorders>
            <w:shd w:val="clear" w:color="auto" w:fill="FFFFFF"/>
          </w:tcPr>
          <w:p w14:paraId="14D8DA48"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5E3AA97D" w14:textId="77777777" w:rsidR="008D4F2E" w:rsidRDefault="008D4F2E">
            <w:pPr>
              <w:pBdr>
                <w:top w:val="nil"/>
                <w:left w:val="nil"/>
                <w:bottom w:val="nil"/>
                <w:right w:val="nil"/>
                <w:between w:val="nil"/>
              </w:pBdr>
              <w:spacing w:after="40"/>
              <w:jc w:val="both"/>
              <w:rPr>
                <w:color w:val="000000"/>
              </w:rPr>
            </w:pPr>
          </w:p>
        </w:tc>
      </w:tr>
      <w:tr w:rsidR="008D4F2E" w14:paraId="040617A8" w14:textId="77777777">
        <w:tc>
          <w:tcPr>
            <w:tcW w:w="5035" w:type="dxa"/>
            <w:shd w:val="clear" w:color="auto" w:fill="FFFFFF"/>
          </w:tcPr>
          <w:p w14:paraId="06E3220A" w14:textId="77777777" w:rsidR="008D4F2E" w:rsidRPr="00ED60DD" w:rsidRDefault="00000000">
            <w:pPr>
              <w:pBdr>
                <w:top w:val="nil"/>
                <w:left w:val="nil"/>
                <w:bottom w:val="nil"/>
                <w:right w:val="nil"/>
                <w:between w:val="nil"/>
              </w:pBdr>
              <w:spacing w:after="40"/>
              <w:jc w:val="both"/>
              <w:rPr>
                <w:color w:val="000000"/>
                <w:lang w:val="es-AR"/>
              </w:rPr>
            </w:pPr>
            <w:r w:rsidRPr="00ED60DD">
              <w:rPr>
                <w:color w:val="000000"/>
                <w:lang w:val="es-AR"/>
              </w:rPr>
              <w:t>4.1. A CONTRATADA será a única e exclusiva responsável por identificar, selecionar, negociar, contratar, coordenar, remunerar, supervisionar e gerenciar todos os influenciadores, talentos, celebridades, embaixadores, artistas e demais terceiros participantes da Campanha (“Talentos”).</w:t>
            </w:r>
          </w:p>
        </w:tc>
        <w:tc>
          <w:tcPr>
            <w:tcW w:w="236" w:type="dxa"/>
            <w:tcBorders>
              <w:left w:val="single" w:sz="4" w:space="0" w:color="B8C8E0"/>
              <w:right w:val="single" w:sz="4" w:space="0" w:color="B8C8E0"/>
            </w:tcBorders>
            <w:shd w:val="clear" w:color="auto" w:fill="FFFFFF"/>
          </w:tcPr>
          <w:p w14:paraId="529D8923"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00A2E3B4" w14:textId="77777777" w:rsidR="008D4F2E" w:rsidRDefault="00000000">
            <w:pPr>
              <w:pBdr>
                <w:top w:val="nil"/>
                <w:left w:val="nil"/>
                <w:bottom w:val="nil"/>
                <w:right w:val="nil"/>
                <w:between w:val="nil"/>
              </w:pBdr>
              <w:spacing w:after="40"/>
              <w:jc w:val="both"/>
              <w:rPr>
                <w:color w:val="000000"/>
              </w:rPr>
            </w:pPr>
            <w:r>
              <w:rPr>
                <w:color w:val="000000"/>
              </w:rPr>
              <w:t>4.1. The SERVICE PROVIDER shall be solely responsible for identifying, selecting, negotiating, engaging, coordinating, compensating, supervising and managing all influencers, talents, celebrities, ambassadors, artists and other third parties participating in the Campaign (“Talents”).</w:t>
            </w:r>
          </w:p>
        </w:tc>
      </w:tr>
      <w:tr w:rsidR="008D4F2E" w14:paraId="7C71C559" w14:textId="77777777">
        <w:tc>
          <w:tcPr>
            <w:tcW w:w="5035" w:type="dxa"/>
            <w:shd w:val="clear" w:color="auto" w:fill="FFFFFF"/>
          </w:tcPr>
          <w:p w14:paraId="78C64266" w14:textId="77777777" w:rsidR="008D4F2E" w:rsidRDefault="00000000">
            <w:pPr>
              <w:pBdr>
                <w:top w:val="nil"/>
                <w:left w:val="nil"/>
                <w:bottom w:val="nil"/>
                <w:right w:val="nil"/>
                <w:between w:val="nil"/>
              </w:pBdr>
              <w:spacing w:after="40"/>
              <w:jc w:val="both"/>
              <w:rPr>
                <w:color w:val="000000"/>
              </w:rPr>
            </w:pPr>
            <w:r>
              <w:rPr>
                <w:color w:val="000000"/>
              </w:rPr>
              <w:t>‍</w:t>
            </w:r>
          </w:p>
        </w:tc>
        <w:tc>
          <w:tcPr>
            <w:tcW w:w="236" w:type="dxa"/>
            <w:tcBorders>
              <w:left w:val="single" w:sz="4" w:space="0" w:color="B8C8E0"/>
              <w:right w:val="single" w:sz="4" w:space="0" w:color="B8C8E0"/>
            </w:tcBorders>
            <w:shd w:val="clear" w:color="auto" w:fill="FFFFFF"/>
          </w:tcPr>
          <w:p w14:paraId="68EE3B7F"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166D5C11" w14:textId="77777777" w:rsidR="008D4F2E" w:rsidRDefault="008D4F2E">
            <w:pPr>
              <w:pBdr>
                <w:top w:val="nil"/>
                <w:left w:val="nil"/>
                <w:bottom w:val="nil"/>
                <w:right w:val="nil"/>
                <w:between w:val="nil"/>
              </w:pBdr>
              <w:spacing w:after="40"/>
              <w:jc w:val="both"/>
              <w:rPr>
                <w:color w:val="000000"/>
              </w:rPr>
            </w:pPr>
          </w:p>
        </w:tc>
      </w:tr>
      <w:tr w:rsidR="008D4F2E" w14:paraId="35589C7F" w14:textId="77777777">
        <w:tc>
          <w:tcPr>
            <w:tcW w:w="5035" w:type="dxa"/>
            <w:shd w:val="clear" w:color="auto" w:fill="FFFFFF"/>
          </w:tcPr>
          <w:p w14:paraId="33ACEAFB" w14:textId="77777777" w:rsidR="008D4F2E" w:rsidRPr="00ED60DD" w:rsidRDefault="00000000">
            <w:pPr>
              <w:pBdr>
                <w:top w:val="nil"/>
                <w:left w:val="nil"/>
                <w:bottom w:val="nil"/>
                <w:right w:val="nil"/>
                <w:between w:val="nil"/>
              </w:pBdr>
              <w:spacing w:after="40"/>
              <w:jc w:val="both"/>
              <w:rPr>
                <w:color w:val="000000"/>
                <w:lang w:val="es-AR"/>
              </w:rPr>
            </w:pPr>
            <w:r w:rsidRPr="00ED60DD">
              <w:rPr>
                <w:color w:val="000000"/>
                <w:lang w:val="es-AR"/>
              </w:rPr>
              <w:t>4.2. A CONTRATADA será exclusivamente responsável por negociar e celebrar contratos com os Talentos, bem como por assegurar o cumprimento de todas as obrigações decorrentes de tais contratações, incluindo o pagamento de remunerações, tributos, obrigações trabalhistas, contribuições previdenciárias, autorizações de direitos de imagem, direitos de publicidade, divulgações publicitárias e quaisquer outras obrigações aplicáveis à contratação dos Talentos.</w:t>
            </w:r>
          </w:p>
        </w:tc>
        <w:tc>
          <w:tcPr>
            <w:tcW w:w="236" w:type="dxa"/>
            <w:tcBorders>
              <w:left w:val="single" w:sz="4" w:space="0" w:color="B8C8E0"/>
              <w:right w:val="single" w:sz="4" w:space="0" w:color="B8C8E0"/>
            </w:tcBorders>
            <w:shd w:val="clear" w:color="auto" w:fill="FFFFFF"/>
          </w:tcPr>
          <w:p w14:paraId="0BBF7E92"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4C676348" w14:textId="77777777" w:rsidR="008D4F2E" w:rsidRDefault="00000000">
            <w:pPr>
              <w:pBdr>
                <w:top w:val="nil"/>
                <w:left w:val="nil"/>
                <w:bottom w:val="nil"/>
                <w:right w:val="nil"/>
                <w:between w:val="nil"/>
              </w:pBdr>
              <w:spacing w:after="40"/>
              <w:jc w:val="both"/>
              <w:rPr>
                <w:color w:val="000000"/>
              </w:rPr>
            </w:pPr>
            <w:r>
              <w:rPr>
                <w:color w:val="000000"/>
              </w:rPr>
              <w:t>4.2. The SERVICE PROVIDER shall be exclusively responsible for negotiating and executing agreements with Talents and for ensuring the fulfillment of all obligations arising from such engagements, including payment of compensation, taxes, labor obligations, social security contributions, image rights clearances, publicity rights, advertising disclosures and any other obligations applicable to the engagement of Talents.</w:t>
            </w:r>
          </w:p>
        </w:tc>
      </w:tr>
      <w:tr w:rsidR="008D4F2E" w14:paraId="1FF84543" w14:textId="77777777">
        <w:tc>
          <w:tcPr>
            <w:tcW w:w="5035" w:type="dxa"/>
            <w:shd w:val="clear" w:color="auto" w:fill="FFFFFF"/>
          </w:tcPr>
          <w:p w14:paraId="237877B9" w14:textId="77777777" w:rsidR="008D4F2E" w:rsidRDefault="00000000">
            <w:pPr>
              <w:pBdr>
                <w:top w:val="nil"/>
                <w:left w:val="nil"/>
                <w:bottom w:val="nil"/>
                <w:right w:val="nil"/>
                <w:between w:val="nil"/>
              </w:pBdr>
              <w:spacing w:after="40"/>
              <w:jc w:val="both"/>
              <w:rPr>
                <w:color w:val="000000"/>
              </w:rPr>
            </w:pPr>
            <w:r>
              <w:rPr>
                <w:color w:val="000000"/>
              </w:rPr>
              <w:lastRenderedPageBreak/>
              <w:t>‍</w:t>
            </w:r>
          </w:p>
        </w:tc>
        <w:tc>
          <w:tcPr>
            <w:tcW w:w="236" w:type="dxa"/>
            <w:tcBorders>
              <w:left w:val="single" w:sz="4" w:space="0" w:color="B8C8E0"/>
              <w:right w:val="single" w:sz="4" w:space="0" w:color="B8C8E0"/>
            </w:tcBorders>
            <w:shd w:val="clear" w:color="auto" w:fill="FFFFFF"/>
          </w:tcPr>
          <w:p w14:paraId="5F95C7E6"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1022BEA4" w14:textId="77777777" w:rsidR="008D4F2E" w:rsidRDefault="008D4F2E">
            <w:pPr>
              <w:pBdr>
                <w:top w:val="nil"/>
                <w:left w:val="nil"/>
                <w:bottom w:val="nil"/>
                <w:right w:val="nil"/>
                <w:between w:val="nil"/>
              </w:pBdr>
              <w:spacing w:after="40"/>
              <w:jc w:val="both"/>
              <w:rPr>
                <w:color w:val="000000"/>
              </w:rPr>
            </w:pPr>
          </w:p>
        </w:tc>
      </w:tr>
      <w:tr w:rsidR="008D4F2E" w14:paraId="68745AC0" w14:textId="77777777">
        <w:tc>
          <w:tcPr>
            <w:tcW w:w="5035" w:type="dxa"/>
            <w:shd w:val="clear" w:color="auto" w:fill="FFFFFF"/>
          </w:tcPr>
          <w:p w14:paraId="1285F136" w14:textId="77777777" w:rsidR="008D4F2E" w:rsidRPr="00ED60DD" w:rsidRDefault="00000000">
            <w:pPr>
              <w:pBdr>
                <w:top w:val="nil"/>
                <w:left w:val="nil"/>
                <w:bottom w:val="nil"/>
                <w:right w:val="nil"/>
                <w:between w:val="nil"/>
              </w:pBdr>
              <w:spacing w:after="40"/>
              <w:jc w:val="both"/>
              <w:rPr>
                <w:color w:val="000000"/>
                <w:lang w:val="es-AR"/>
              </w:rPr>
            </w:pPr>
            <w:r w:rsidRPr="00ED60DD">
              <w:rPr>
                <w:color w:val="000000"/>
                <w:lang w:val="es-AR"/>
              </w:rPr>
              <w:t xml:space="preserve">4.3. A CONTRATADA declara e garante que obterá de todos os Talentos todos os direitos, autorizações, renúncias, consentimentos e licenças necessários para a produção, publicação, distribuição, exibição, exploração e utilização lícita dos conteúdos pela CONTRATANTE e suas afiliadas em conexão com a Campanha. </w:t>
            </w:r>
          </w:p>
        </w:tc>
        <w:tc>
          <w:tcPr>
            <w:tcW w:w="236" w:type="dxa"/>
            <w:tcBorders>
              <w:left w:val="single" w:sz="4" w:space="0" w:color="B8C8E0"/>
              <w:right w:val="single" w:sz="4" w:space="0" w:color="B8C8E0"/>
            </w:tcBorders>
            <w:shd w:val="clear" w:color="auto" w:fill="FFFFFF"/>
          </w:tcPr>
          <w:p w14:paraId="37835E3D"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45C317C9" w14:textId="77777777" w:rsidR="008D4F2E" w:rsidRDefault="00000000">
            <w:pPr>
              <w:pBdr>
                <w:top w:val="nil"/>
                <w:left w:val="nil"/>
                <w:bottom w:val="nil"/>
                <w:right w:val="nil"/>
                <w:between w:val="nil"/>
              </w:pBdr>
              <w:spacing w:after="40"/>
              <w:jc w:val="both"/>
              <w:rPr>
                <w:color w:val="000000"/>
              </w:rPr>
            </w:pPr>
            <w:r>
              <w:rPr>
                <w:color w:val="000000"/>
              </w:rPr>
              <w:t>4.3. The SERVICE PROVIDER represents and warrants that it shall obtain from all Talents all rights, authorizations, waivers, consents and licenses necessary for the lawful production, publication, distribution, display, exploitation and use of the content by the CLIENT and its affiliates in connection with the Campaign.</w:t>
            </w:r>
          </w:p>
        </w:tc>
      </w:tr>
      <w:tr w:rsidR="008D4F2E" w14:paraId="2057AF42" w14:textId="77777777">
        <w:tc>
          <w:tcPr>
            <w:tcW w:w="5035" w:type="dxa"/>
            <w:shd w:val="clear" w:color="auto" w:fill="FFFFFF"/>
          </w:tcPr>
          <w:p w14:paraId="52CA64B2" w14:textId="77777777" w:rsidR="008D4F2E" w:rsidRDefault="00000000">
            <w:pPr>
              <w:pBdr>
                <w:top w:val="nil"/>
                <w:left w:val="nil"/>
                <w:bottom w:val="nil"/>
                <w:right w:val="nil"/>
                <w:between w:val="nil"/>
              </w:pBdr>
              <w:spacing w:after="40"/>
              <w:jc w:val="both"/>
              <w:rPr>
                <w:color w:val="000000"/>
              </w:rPr>
            </w:pPr>
            <w:r>
              <w:rPr>
                <w:color w:val="000000"/>
              </w:rPr>
              <w:t>‍</w:t>
            </w:r>
          </w:p>
        </w:tc>
        <w:tc>
          <w:tcPr>
            <w:tcW w:w="236" w:type="dxa"/>
            <w:tcBorders>
              <w:left w:val="single" w:sz="4" w:space="0" w:color="B8C8E0"/>
              <w:right w:val="single" w:sz="4" w:space="0" w:color="B8C8E0"/>
            </w:tcBorders>
            <w:shd w:val="clear" w:color="auto" w:fill="FFFFFF"/>
          </w:tcPr>
          <w:p w14:paraId="3985DE8D"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5FB7918D" w14:textId="77777777" w:rsidR="008D4F2E" w:rsidRDefault="008D4F2E">
            <w:pPr>
              <w:pBdr>
                <w:top w:val="nil"/>
                <w:left w:val="nil"/>
                <w:bottom w:val="nil"/>
                <w:right w:val="nil"/>
                <w:between w:val="nil"/>
              </w:pBdr>
              <w:spacing w:after="40"/>
              <w:jc w:val="both"/>
              <w:rPr>
                <w:color w:val="000000"/>
              </w:rPr>
            </w:pPr>
          </w:p>
        </w:tc>
      </w:tr>
      <w:tr w:rsidR="008D4F2E" w14:paraId="52D3B72F" w14:textId="77777777">
        <w:tc>
          <w:tcPr>
            <w:tcW w:w="5035" w:type="dxa"/>
            <w:shd w:val="clear" w:color="auto" w:fill="FFFFFF"/>
          </w:tcPr>
          <w:p w14:paraId="5EEB3311" w14:textId="77777777" w:rsidR="008D4F2E" w:rsidRPr="00ED60DD" w:rsidRDefault="00000000">
            <w:pPr>
              <w:pBdr>
                <w:top w:val="nil"/>
                <w:left w:val="nil"/>
                <w:bottom w:val="nil"/>
                <w:right w:val="nil"/>
                <w:between w:val="nil"/>
              </w:pBdr>
              <w:spacing w:after="40"/>
              <w:jc w:val="both"/>
              <w:rPr>
                <w:color w:val="000000"/>
                <w:lang w:val="es-AR"/>
              </w:rPr>
            </w:pPr>
            <w:r w:rsidRPr="00ED60DD">
              <w:rPr>
                <w:color w:val="000000"/>
                <w:lang w:val="es-AR"/>
              </w:rPr>
              <w:t>4.4. Para evitar dúvidas, nenhuma relação de emprego, agência, parceria, representação ou vínculo contratual existirá entre a CONTRATANTE e quaisquer Talentos contratados pela CONTRATADA, permanecendo a CONTRATADA única e exclusivamente responsável por todos os atos, omissões, obrigações, reivindicações e responsabilidades relacionadas a tais Talentos.</w:t>
            </w:r>
          </w:p>
        </w:tc>
        <w:tc>
          <w:tcPr>
            <w:tcW w:w="236" w:type="dxa"/>
            <w:tcBorders>
              <w:left w:val="single" w:sz="4" w:space="0" w:color="B8C8E0"/>
              <w:right w:val="single" w:sz="4" w:space="0" w:color="B8C8E0"/>
            </w:tcBorders>
            <w:shd w:val="clear" w:color="auto" w:fill="FFFFFF"/>
          </w:tcPr>
          <w:p w14:paraId="001306F2"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74FE1760" w14:textId="77777777" w:rsidR="008D4F2E" w:rsidRDefault="00000000">
            <w:pPr>
              <w:pBdr>
                <w:top w:val="nil"/>
                <w:left w:val="nil"/>
                <w:bottom w:val="nil"/>
                <w:right w:val="nil"/>
                <w:between w:val="nil"/>
              </w:pBdr>
              <w:spacing w:after="40"/>
              <w:jc w:val="both"/>
              <w:rPr>
                <w:color w:val="000000"/>
              </w:rPr>
            </w:pPr>
            <w:r>
              <w:rPr>
                <w:color w:val="000000"/>
              </w:rPr>
              <w:t>4.4. For the avoidance of doubt, no employment, agency, partnership, representation or contractual relationship shall exist between the CLIENT and any Talent engaged by the SERVICE PROVIDER, and the SERVICE PROVIDER shall remain solely and exclusively liable for all acts, omissions, obligations, claims and liabilities related to such Talents.</w:t>
            </w:r>
          </w:p>
        </w:tc>
      </w:tr>
      <w:tr w:rsidR="008D4F2E" w14:paraId="16EC7830" w14:textId="77777777">
        <w:tc>
          <w:tcPr>
            <w:tcW w:w="5035" w:type="dxa"/>
            <w:shd w:val="clear" w:color="auto" w:fill="FFFFFF"/>
          </w:tcPr>
          <w:p w14:paraId="1F27708D" w14:textId="77777777" w:rsidR="008D4F2E" w:rsidRDefault="00000000">
            <w:pPr>
              <w:pBdr>
                <w:top w:val="nil"/>
                <w:left w:val="nil"/>
                <w:bottom w:val="nil"/>
                <w:right w:val="nil"/>
                <w:between w:val="nil"/>
              </w:pBdr>
              <w:spacing w:after="40"/>
              <w:jc w:val="both"/>
              <w:rPr>
                <w:color w:val="000000"/>
              </w:rPr>
            </w:pPr>
            <w:r>
              <w:rPr>
                <w:color w:val="000000"/>
              </w:rPr>
              <w:t>‍</w:t>
            </w:r>
          </w:p>
        </w:tc>
        <w:tc>
          <w:tcPr>
            <w:tcW w:w="236" w:type="dxa"/>
            <w:tcBorders>
              <w:left w:val="single" w:sz="4" w:space="0" w:color="B8C8E0"/>
              <w:right w:val="single" w:sz="4" w:space="0" w:color="B8C8E0"/>
            </w:tcBorders>
            <w:shd w:val="clear" w:color="auto" w:fill="FFFFFF"/>
          </w:tcPr>
          <w:p w14:paraId="471588F8"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20347154" w14:textId="77777777" w:rsidR="008D4F2E" w:rsidRDefault="00000000">
            <w:pPr>
              <w:pBdr>
                <w:top w:val="nil"/>
                <w:left w:val="nil"/>
                <w:bottom w:val="nil"/>
                <w:right w:val="nil"/>
                <w:between w:val="nil"/>
              </w:pBdr>
              <w:spacing w:after="40"/>
              <w:jc w:val="both"/>
              <w:rPr>
                <w:color w:val="000000"/>
              </w:rPr>
            </w:pPr>
            <w:r>
              <w:rPr>
                <w:color w:val="000000"/>
              </w:rPr>
              <w:t xml:space="preserve">     </w:t>
            </w:r>
          </w:p>
        </w:tc>
      </w:tr>
      <w:tr w:rsidR="008D4F2E" w14:paraId="155C3689" w14:textId="77777777">
        <w:tc>
          <w:tcPr>
            <w:tcW w:w="5035" w:type="dxa"/>
            <w:shd w:val="clear" w:color="auto" w:fill="FFFFFF"/>
          </w:tcPr>
          <w:p w14:paraId="08CB86A8" w14:textId="77777777" w:rsidR="008D4F2E" w:rsidRPr="00ED60DD" w:rsidRDefault="00000000">
            <w:pPr>
              <w:pBdr>
                <w:top w:val="nil"/>
                <w:left w:val="nil"/>
                <w:bottom w:val="nil"/>
                <w:right w:val="nil"/>
                <w:between w:val="nil"/>
              </w:pBdr>
              <w:spacing w:after="40"/>
              <w:jc w:val="both"/>
              <w:rPr>
                <w:color w:val="000000"/>
                <w:lang w:val="es-AR"/>
              </w:rPr>
            </w:pPr>
            <w:r w:rsidRPr="00ED60DD">
              <w:rPr>
                <w:color w:val="000000"/>
                <w:lang w:val="es-AR"/>
              </w:rPr>
              <w:t>4.5. A CONTRATADA declara e garante que todos os Talentos contratados ou envolvidos na Campanha deverão cumprir, a todo momento: (a) a Legislação Aplicável; (b) todas as leis e regulamentações aplicáveis à publicidade de apostas, incluindo regulamentações da SPA/MF e regras do CONAR; (c) requisitos de jogo responsável e restrições publicitárias; (d) obrigações de identificação de publicidade aplicáveis a atividades publicitárias e marketing de influenciadores; (e) as políticas de compliance, diretrizes de marca e requisitos de publicidade responsável da CONTRATANTE; e (f) os “Do’s and Don’ts” anexos ao presente Contrato como Anexo II e Obrigações dos Talentos anexos ao presente Contrato como Anexo III.</w:t>
            </w:r>
          </w:p>
        </w:tc>
        <w:tc>
          <w:tcPr>
            <w:tcW w:w="236" w:type="dxa"/>
            <w:tcBorders>
              <w:left w:val="single" w:sz="4" w:space="0" w:color="B8C8E0"/>
              <w:right w:val="single" w:sz="4" w:space="0" w:color="B8C8E0"/>
            </w:tcBorders>
            <w:shd w:val="clear" w:color="auto" w:fill="FFFFFF"/>
          </w:tcPr>
          <w:p w14:paraId="02F99DDF"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3D2A2863" w14:textId="77777777" w:rsidR="008D4F2E" w:rsidRDefault="00000000">
            <w:pPr>
              <w:pBdr>
                <w:top w:val="nil"/>
                <w:left w:val="nil"/>
                <w:bottom w:val="nil"/>
                <w:right w:val="nil"/>
                <w:between w:val="nil"/>
              </w:pBdr>
              <w:spacing w:after="40"/>
              <w:jc w:val="both"/>
              <w:rPr>
                <w:color w:val="000000"/>
              </w:rPr>
            </w:pPr>
            <w:r>
              <w:rPr>
                <w:color w:val="000000"/>
              </w:rPr>
              <w:t>4.5. The SERVICE PROVIDER represents and warrants that all Talents engaged or involved in the Campaign shall comply at all times with: (a) Applicable Law; (b) all applicable gambling advertising laws and regulations, including SPA/MF regulations and CONAR rules; (c) responsible gambling requirements and advertising restrictions; (d) sponsorship disclosure obligations applicable to advertising and influencer marketing activities; (e) the CLIENT’s compliance policies, brand guidelines and responsible advertising requirements; and (f) the “Do’s and Don’ts” attached hereto as Exhibit II and Talent Obligations attached hereto as Exhibit III.</w:t>
            </w:r>
          </w:p>
        </w:tc>
      </w:tr>
      <w:tr w:rsidR="008D4F2E" w14:paraId="5FA7A0DA" w14:textId="77777777">
        <w:tc>
          <w:tcPr>
            <w:tcW w:w="5035" w:type="dxa"/>
            <w:shd w:val="clear" w:color="auto" w:fill="FFFFFF"/>
          </w:tcPr>
          <w:p w14:paraId="0DA4E4B6" w14:textId="77777777" w:rsidR="008D4F2E" w:rsidRDefault="00000000">
            <w:pPr>
              <w:pBdr>
                <w:top w:val="nil"/>
                <w:left w:val="nil"/>
                <w:bottom w:val="nil"/>
                <w:right w:val="nil"/>
                <w:between w:val="nil"/>
              </w:pBdr>
              <w:spacing w:after="40"/>
              <w:jc w:val="both"/>
              <w:rPr>
                <w:color w:val="000000"/>
              </w:rPr>
            </w:pPr>
            <w:r>
              <w:rPr>
                <w:color w:val="000000"/>
              </w:rPr>
              <w:t>‍</w:t>
            </w:r>
          </w:p>
        </w:tc>
        <w:tc>
          <w:tcPr>
            <w:tcW w:w="236" w:type="dxa"/>
            <w:tcBorders>
              <w:left w:val="single" w:sz="4" w:space="0" w:color="B8C8E0"/>
              <w:right w:val="single" w:sz="4" w:space="0" w:color="B8C8E0"/>
            </w:tcBorders>
            <w:shd w:val="clear" w:color="auto" w:fill="FFFFFF"/>
          </w:tcPr>
          <w:p w14:paraId="09E6E3C6"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79BCEB9B" w14:textId="77777777" w:rsidR="008D4F2E" w:rsidRDefault="008D4F2E">
            <w:pPr>
              <w:pBdr>
                <w:top w:val="nil"/>
                <w:left w:val="nil"/>
                <w:bottom w:val="nil"/>
                <w:right w:val="nil"/>
                <w:between w:val="nil"/>
              </w:pBdr>
              <w:spacing w:after="40"/>
              <w:jc w:val="both"/>
              <w:rPr>
                <w:color w:val="000000"/>
              </w:rPr>
            </w:pPr>
          </w:p>
        </w:tc>
      </w:tr>
      <w:tr w:rsidR="008D4F2E" w14:paraId="6DAB1A15" w14:textId="77777777">
        <w:tc>
          <w:tcPr>
            <w:tcW w:w="5035" w:type="dxa"/>
            <w:shd w:val="clear" w:color="auto" w:fill="FFFFFF"/>
          </w:tcPr>
          <w:p w14:paraId="3CD2BBAA" w14:textId="77777777" w:rsidR="008D4F2E" w:rsidRPr="00ED60DD" w:rsidRDefault="00000000">
            <w:pPr>
              <w:pBdr>
                <w:top w:val="nil"/>
                <w:left w:val="nil"/>
                <w:bottom w:val="nil"/>
                <w:right w:val="nil"/>
                <w:between w:val="nil"/>
              </w:pBdr>
              <w:spacing w:after="40"/>
              <w:jc w:val="both"/>
              <w:rPr>
                <w:color w:val="000000"/>
                <w:lang w:val="es-AR"/>
              </w:rPr>
            </w:pPr>
            <w:r w:rsidRPr="00ED60DD">
              <w:rPr>
                <w:color w:val="000000"/>
                <w:lang w:val="es-AR"/>
              </w:rPr>
              <w:t>4.6. A CONTRATADA compromete-se a contratar apenas Talentos cuja imagem, conduta, histórico, reputação e atividades profissionais sejam compatíveis com os valores, posicionamento comercial, obrigações regulatórias e padrões reputacionais da CONTRATANTE.</w:t>
            </w:r>
          </w:p>
        </w:tc>
        <w:tc>
          <w:tcPr>
            <w:tcW w:w="236" w:type="dxa"/>
            <w:tcBorders>
              <w:left w:val="single" w:sz="4" w:space="0" w:color="B8C8E0"/>
              <w:right w:val="single" w:sz="4" w:space="0" w:color="B8C8E0"/>
            </w:tcBorders>
            <w:shd w:val="clear" w:color="auto" w:fill="FFFFFF"/>
          </w:tcPr>
          <w:p w14:paraId="7B7634E2"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00D7B0ED" w14:textId="77777777" w:rsidR="008D4F2E" w:rsidRDefault="00000000">
            <w:pPr>
              <w:pBdr>
                <w:top w:val="nil"/>
                <w:left w:val="nil"/>
                <w:bottom w:val="nil"/>
                <w:right w:val="nil"/>
                <w:between w:val="nil"/>
              </w:pBdr>
              <w:spacing w:after="40"/>
              <w:jc w:val="both"/>
              <w:rPr>
                <w:color w:val="000000"/>
              </w:rPr>
            </w:pPr>
            <w:r>
              <w:rPr>
                <w:color w:val="000000"/>
              </w:rPr>
              <w:t>4.6. The SERVICE PROVIDER undertakes to engage only Talents whose image, conduct, background, reputation and professional activities are compatible with the CLIENT’s values, commercial positioning, regulatory obligations and reputational standards.</w:t>
            </w:r>
          </w:p>
        </w:tc>
      </w:tr>
      <w:tr w:rsidR="008D4F2E" w14:paraId="37200774" w14:textId="77777777">
        <w:tc>
          <w:tcPr>
            <w:tcW w:w="5035" w:type="dxa"/>
            <w:shd w:val="clear" w:color="auto" w:fill="FFFFFF"/>
          </w:tcPr>
          <w:p w14:paraId="58149B5A"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2998BD83"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63AB210E" w14:textId="77777777" w:rsidR="008D4F2E" w:rsidRDefault="00000000">
            <w:pPr>
              <w:pBdr>
                <w:top w:val="nil"/>
                <w:left w:val="nil"/>
                <w:bottom w:val="nil"/>
                <w:right w:val="nil"/>
                <w:between w:val="nil"/>
              </w:pBdr>
              <w:spacing w:after="40"/>
              <w:jc w:val="both"/>
              <w:rPr>
                <w:color w:val="000000"/>
              </w:rPr>
            </w:pPr>
            <w:r>
              <w:rPr>
                <w:color w:val="000000"/>
              </w:rPr>
              <w:t xml:space="preserve"> </w:t>
            </w:r>
          </w:p>
        </w:tc>
      </w:tr>
      <w:tr w:rsidR="008D4F2E" w14:paraId="4857B40D" w14:textId="77777777">
        <w:tc>
          <w:tcPr>
            <w:tcW w:w="5035" w:type="dxa"/>
            <w:shd w:val="clear" w:color="auto" w:fill="FFFFFF"/>
          </w:tcPr>
          <w:p w14:paraId="62CAC029" w14:textId="77777777" w:rsidR="008D4F2E" w:rsidRPr="00ED60DD" w:rsidRDefault="00000000">
            <w:pPr>
              <w:pBdr>
                <w:top w:val="nil"/>
                <w:left w:val="nil"/>
                <w:bottom w:val="nil"/>
                <w:right w:val="nil"/>
                <w:between w:val="nil"/>
              </w:pBdr>
              <w:spacing w:after="40"/>
              <w:jc w:val="both"/>
              <w:rPr>
                <w:color w:val="000000"/>
                <w:lang w:val="es-AR"/>
              </w:rPr>
            </w:pPr>
            <w:r w:rsidRPr="00ED60DD">
              <w:rPr>
                <w:color w:val="000000"/>
                <w:lang w:val="es-AR"/>
              </w:rPr>
              <w:t>4.7. A CONTRATADA deverá abster-se de contratar ou manter na Campanha quaisquer Talentos que possam razoavelmente gerar riscos regulatórios, reputacionais, legais, de compliance ou comerciais para a CONTRATANTE.</w:t>
            </w:r>
          </w:p>
        </w:tc>
        <w:tc>
          <w:tcPr>
            <w:tcW w:w="236" w:type="dxa"/>
            <w:tcBorders>
              <w:left w:val="single" w:sz="4" w:space="0" w:color="B8C8E0"/>
              <w:right w:val="single" w:sz="4" w:space="0" w:color="B8C8E0"/>
            </w:tcBorders>
            <w:shd w:val="clear" w:color="auto" w:fill="FFFFFF"/>
          </w:tcPr>
          <w:p w14:paraId="173AC8A0"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452F72E6" w14:textId="77777777" w:rsidR="008D4F2E" w:rsidRDefault="00000000">
            <w:pPr>
              <w:pBdr>
                <w:top w:val="nil"/>
                <w:left w:val="nil"/>
                <w:bottom w:val="nil"/>
                <w:right w:val="nil"/>
                <w:between w:val="nil"/>
              </w:pBdr>
              <w:spacing w:after="40"/>
              <w:jc w:val="both"/>
              <w:rPr>
                <w:color w:val="000000"/>
              </w:rPr>
            </w:pPr>
            <w:r>
              <w:rPr>
                <w:color w:val="000000"/>
              </w:rPr>
              <w:t>4.7. The SERVICE PROVIDER shall refrain from engaging or maintaining in the Campaign any Talent that may reasonably create regulatory, reputational, legal, compliance or commercial risks for the CLIENT.</w:t>
            </w:r>
          </w:p>
        </w:tc>
      </w:tr>
      <w:tr w:rsidR="008D4F2E" w14:paraId="09E77D26" w14:textId="77777777">
        <w:tc>
          <w:tcPr>
            <w:tcW w:w="5035" w:type="dxa"/>
            <w:shd w:val="clear" w:color="auto" w:fill="FFFFFF"/>
          </w:tcPr>
          <w:p w14:paraId="67A33009" w14:textId="77777777" w:rsidR="008D4F2E" w:rsidRDefault="00000000">
            <w:pPr>
              <w:pBdr>
                <w:top w:val="nil"/>
                <w:left w:val="nil"/>
                <w:bottom w:val="nil"/>
                <w:right w:val="nil"/>
                <w:between w:val="nil"/>
              </w:pBdr>
              <w:spacing w:after="40"/>
              <w:jc w:val="both"/>
              <w:rPr>
                <w:color w:val="000000"/>
              </w:rPr>
            </w:pPr>
            <w:r>
              <w:rPr>
                <w:color w:val="000000"/>
              </w:rPr>
              <w:t>‍</w:t>
            </w:r>
          </w:p>
        </w:tc>
        <w:tc>
          <w:tcPr>
            <w:tcW w:w="236" w:type="dxa"/>
            <w:tcBorders>
              <w:left w:val="single" w:sz="4" w:space="0" w:color="B8C8E0"/>
              <w:right w:val="single" w:sz="4" w:space="0" w:color="B8C8E0"/>
            </w:tcBorders>
            <w:shd w:val="clear" w:color="auto" w:fill="FFFFFF"/>
          </w:tcPr>
          <w:p w14:paraId="7A76B6E3"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375318B4" w14:textId="77777777" w:rsidR="008D4F2E" w:rsidRDefault="008D4F2E">
            <w:pPr>
              <w:pBdr>
                <w:top w:val="nil"/>
                <w:left w:val="nil"/>
                <w:bottom w:val="nil"/>
                <w:right w:val="nil"/>
                <w:between w:val="nil"/>
              </w:pBdr>
              <w:spacing w:after="40"/>
              <w:jc w:val="both"/>
              <w:rPr>
                <w:color w:val="000000"/>
              </w:rPr>
            </w:pPr>
          </w:p>
        </w:tc>
      </w:tr>
      <w:tr w:rsidR="008D4F2E" w14:paraId="0E238D7F" w14:textId="77777777">
        <w:tc>
          <w:tcPr>
            <w:tcW w:w="5035" w:type="dxa"/>
            <w:shd w:val="clear" w:color="auto" w:fill="FFFFFF"/>
          </w:tcPr>
          <w:p w14:paraId="10B8C06C" w14:textId="77777777" w:rsidR="008D4F2E" w:rsidRPr="00ED60DD" w:rsidRDefault="00000000">
            <w:pPr>
              <w:pBdr>
                <w:top w:val="nil"/>
                <w:left w:val="nil"/>
                <w:bottom w:val="nil"/>
                <w:right w:val="nil"/>
                <w:between w:val="nil"/>
              </w:pBdr>
              <w:spacing w:after="40"/>
              <w:jc w:val="both"/>
              <w:rPr>
                <w:color w:val="000000"/>
                <w:lang w:val="es-AR"/>
              </w:rPr>
            </w:pPr>
            <w:r w:rsidRPr="00ED60DD">
              <w:rPr>
                <w:color w:val="000000"/>
                <w:lang w:val="es-AR"/>
              </w:rPr>
              <w:t>4.8. A CONTRATADA será única e exclusivamente responsável perante a CONTRATANTE e quaisquer terceiros por qualquer ato, omissão, declaração, publicação, conduta ou atividade realizada por quaisquer Talentos em conexão com a Campanha, incluindo violações relacionadas à publicidade, regulamentação, proteção ao consumidor, propriedade intelectual, direitos de imagem, privacidade, questões trabalhistas ou reputacionais.</w:t>
            </w:r>
          </w:p>
        </w:tc>
        <w:tc>
          <w:tcPr>
            <w:tcW w:w="236" w:type="dxa"/>
            <w:tcBorders>
              <w:left w:val="single" w:sz="4" w:space="0" w:color="B8C8E0"/>
              <w:right w:val="single" w:sz="4" w:space="0" w:color="B8C8E0"/>
            </w:tcBorders>
            <w:shd w:val="clear" w:color="auto" w:fill="FFFFFF"/>
          </w:tcPr>
          <w:p w14:paraId="1ABAA9C2"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060F25A3" w14:textId="77777777" w:rsidR="008D4F2E" w:rsidRDefault="00000000">
            <w:pPr>
              <w:pBdr>
                <w:top w:val="nil"/>
                <w:left w:val="nil"/>
                <w:bottom w:val="nil"/>
                <w:right w:val="nil"/>
                <w:between w:val="nil"/>
              </w:pBdr>
              <w:spacing w:after="40"/>
              <w:jc w:val="both"/>
              <w:rPr>
                <w:color w:val="000000"/>
              </w:rPr>
            </w:pPr>
            <w:r>
              <w:rPr>
                <w:color w:val="000000"/>
              </w:rPr>
              <w:t>4.8. The SERVICE PROVIDER shall be solely and exclusively liable vis-à-vis the CLIENT and any third party for any act, omission, statement, publication, conduct or activity carried out by any Talent in connection with the Campaign, including any advertising, regulatory, consumer protection, intellectual property, image rights, privacy, labor or reputational violations.</w:t>
            </w:r>
          </w:p>
        </w:tc>
      </w:tr>
      <w:tr w:rsidR="008D4F2E" w14:paraId="2E6D5A8A" w14:textId="77777777">
        <w:tc>
          <w:tcPr>
            <w:tcW w:w="5035" w:type="dxa"/>
            <w:shd w:val="clear" w:color="auto" w:fill="FFFFFF"/>
          </w:tcPr>
          <w:p w14:paraId="04F80C38" w14:textId="77777777" w:rsidR="008D4F2E" w:rsidRDefault="00000000">
            <w:pPr>
              <w:pBdr>
                <w:top w:val="nil"/>
                <w:left w:val="nil"/>
                <w:bottom w:val="nil"/>
                <w:right w:val="nil"/>
                <w:between w:val="nil"/>
              </w:pBdr>
              <w:spacing w:after="40"/>
              <w:jc w:val="both"/>
              <w:rPr>
                <w:color w:val="000000"/>
              </w:rPr>
            </w:pPr>
            <w:r>
              <w:rPr>
                <w:color w:val="000000"/>
              </w:rPr>
              <w:t>‍</w:t>
            </w:r>
          </w:p>
        </w:tc>
        <w:tc>
          <w:tcPr>
            <w:tcW w:w="236" w:type="dxa"/>
            <w:tcBorders>
              <w:left w:val="single" w:sz="4" w:space="0" w:color="B8C8E0"/>
              <w:right w:val="single" w:sz="4" w:space="0" w:color="B8C8E0"/>
            </w:tcBorders>
            <w:shd w:val="clear" w:color="auto" w:fill="FFFFFF"/>
          </w:tcPr>
          <w:p w14:paraId="3AF973F8"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0EE2D0B5" w14:textId="77777777" w:rsidR="008D4F2E" w:rsidRDefault="008D4F2E">
            <w:pPr>
              <w:pBdr>
                <w:top w:val="nil"/>
                <w:left w:val="nil"/>
                <w:bottom w:val="nil"/>
                <w:right w:val="nil"/>
                <w:between w:val="nil"/>
              </w:pBdr>
              <w:spacing w:after="40"/>
              <w:jc w:val="both"/>
              <w:rPr>
                <w:color w:val="000000"/>
              </w:rPr>
            </w:pPr>
          </w:p>
        </w:tc>
      </w:tr>
      <w:tr w:rsidR="008D4F2E" w14:paraId="168D7811" w14:textId="77777777">
        <w:tc>
          <w:tcPr>
            <w:tcW w:w="5035" w:type="dxa"/>
            <w:shd w:val="clear" w:color="auto" w:fill="FFFFFF"/>
          </w:tcPr>
          <w:p w14:paraId="34372F1C" w14:textId="77777777" w:rsidR="008D4F2E" w:rsidRPr="00ED60DD" w:rsidRDefault="00000000">
            <w:pPr>
              <w:pBdr>
                <w:top w:val="nil"/>
                <w:left w:val="nil"/>
                <w:bottom w:val="nil"/>
                <w:right w:val="nil"/>
                <w:between w:val="nil"/>
              </w:pBdr>
              <w:spacing w:after="40"/>
              <w:jc w:val="both"/>
              <w:rPr>
                <w:color w:val="000000"/>
                <w:lang w:val="es-AR"/>
              </w:rPr>
            </w:pPr>
            <w:r w:rsidRPr="00ED60DD">
              <w:rPr>
                <w:color w:val="000000"/>
                <w:lang w:val="es-AR"/>
              </w:rPr>
              <w:t xml:space="preserve">4.9. A CONTRATADA deverá indenizar e manter indene a CONTRATANTE, suas afiliadas, diretores, administradores, empregados e representantes em relação a quaisquer reivindicações, investigações, sanções, multas, penalidades, danos, perdas, responsabilidades, custos e despesas, incluindo honorários advocatícios razoáveis, decorrentes de ou </w:t>
            </w:r>
            <w:r w:rsidRPr="00ED60DD">
              <w:rPr>
                <w:color w:val="000000"/>
                <w:lang w:val="es-AR"/>
              </w:rPr>
              <w:lastRenderedPageBreak/>
              <w:t>relacionados a: (a) participação dos Talentos na Campanha; (b) qualquer violação, pelos Talentos, da Legislação Aplicável, regulamentações da SPA/MF, regras do CONAR ou políticas de plataformas; (c) qualquer violação das obrigações previstas neste Contrato ou no Anexo II e/ou Anexo III; ou (d) qualquer ato ou omissão dos Talentos que possa gerar riscos reputacionais, comerciais ou regulatórios para a CONTRATANTE. A obrigação de indenizar prevista nesta Cláusula fica afastada nas hipóteses em que o ato, conteúdo ou conduta do Talento tenha sido previamente apresentado à CONTRATANTE e por esta formalmente aprovado por escrito, e, nas demais hipóteses, observará o limite previsto na Cláusula 13.1 abaixo, ressalvados os casos de dolo, fraude ou culpa grave da CONTRATADA, ou de violação de obrigações de propriedade intelectual, direitos de imagem ou proteção de dados pessoais.</w:t>
            </w:r>
          </w:p>
        </w:tc>
        <w:tc>
          <w:tcPr>
            <w:tcW w:w="236" w:type="dxa"/>
            <w:tcBorders>
              <w:left w:val="single" w:sz="4" w:space="0" w:color="B8C8E0"/>
              <w:right w:val="single" w:sz="4" w:space="0" w:color="B8C8E0"/>
            </w:tcBorders>
            <w:shd w:val="clear" w:color="auto" w:fill="FFFFFF"/>
          </w:tcPr>
          <w:p w14:paraId="441709E2"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42E2EC3B" w14:textId="77777777" w:rsidR="008D4F2E" w:rsidRDefault="00000000">
            <w:pPr>
              <w:pBdr>
                <w:top w:val="nil"/>
                <w:left w:val="nil"/>
                <w:bottom w:val="nil"/>
                <w:right w:val="nil"/>
                <w:between w:val="nil"/>
              </w:pBdr>
              <w:spacing w:after="40"/>
              <w:jc w:val="both"/>
              <w:rPr>
                <w:color w:val="000000"/>
              </w:rPr>
            </w:pPr>
            <w:r>
              <w:rPr>
                <w:color w:val="000000"/>
              </w:rPr>
              <w:t xml:space="preserve">4.9. The SERVICE PROVIDER shall indemnify and hold harmless the CLIENT, its affiliates, directors, officers, employees and representatives from and against any and all claims, investigations, sanctions, fines, penalties, damages, losses, liabilities, costs and expenses, including reasonable attorneys’ fees, arising out of or related to: (a) the participation of Talents in the Campaign; (b) any </w:t>
            </w:r>
            <w:r>
              <w:rPr>
                <w:color w:val="000000"/>
              </w:rPr>
              <w:lastRenderedPageBreak/>
              <w:t>breach by Talents of Applicable Law, SPA/MF regulations, CONAR rules or platform policies; (c) any breach of the obligations set forth in this Agreement or in Exhibit II and/or Exhibit III; or (d) any act or omission by Talents that may create reputational, commercial or regulatory risks for the CLIENT. The indemnification obligation set out in this Clause shall be excluded where the act, content or conduct of the Talent was previously submitted to and formally approved in writing by the CLIENT, and, in all other cases, shall observe the cap set forth in Clause 13.1 below, except in cases of willful misconduct, fraud or gross negligence by the SERVICE PROVIDER, or breach of intellectual property, image rights or personal data protection obligations.</w:t>
            </w:r>
          </w:p>
        </w:tc>
      </w:tr>
      <w:tr w:rsidR="008D4F2E" w14:paraId="06FAD3FC" w14:textId="77777777">
        <w:tc>
          <w:tcPr>
            <w:tcW w:w="5035" w:type="dxa"/>
            <w:shd w:val="clear" w:color="auto" w:fill="FFFFFF"/>
          </w:tcPr>
          <w:p w14:paraId="4C43D57A" w14:textId="77777777" w:rsidR="008D4F2E" w:rsidRDefault="00000000">
            <w:pPr>
              <w:pBdr>
                <w:top w:val="nil"/>
                <w:left w:val="nil"/>
                <w:bottom w:val="nil"/>
                <w:right w:val="nil"/>
                <w:between w:val="nil"/>
              </w:pBdr>
              <w:spacing w:after="40"/>
              <w:jc w:val="both"/>
              <w:rPr>
                <w:color w:val="000000"/>
              </w:rPr>
            </w:pPr>
            <w:r>
              <w:rPr>
                <w:color w:val="000000"/>
              </w:rPr>
              <w:lastRenderedPageBreak/>
              <w:t>‍</w:t>
            </w:r>
          </w:p>
        </w:tc>
        <w:tc>
          <w:tcPr>
            <w:tcW w:w="236" w:type="dxa"/>
            <w:tcBorders>
              <w:left w:val="single" w:sz="4" w:space="0" w:color="B8C8E0"/>
              <w:right w:val="single" w:sz="4" w:space="0" w:color="B8C8E0"/>
            </w:tcBorders>
            <w:shd w:val="clear" w:color="auto" w:fill="FFFFFF"/>
          </w:tcPr>
          <w:p w14:paraId="61619717"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77EE2B2A" w14:textId="77777777" w:rsidR="008D4F2E" w:rsidRDefault="008D4F2E">
            <w:pPr>
              <w:pBdr>
                <w:top w:val="nil"/>
                <w:left w:val="nil"/>
                <w:bottom w:val="nil"/>
                <w:right w:val="nil"/>
                <w:between w:val="nil"/>
              </w:pBdr>
              <w:spacing w:after="40"/>
              <w:jc w:val="both"/>
              <w:rPr>
                <w:color w:val="000000"/>
              </w:rPr>
            </w:pPr>
          </w:p>
        </w:tc>
      </w:tr>
      <w:tr w:rsidR="008D4F2E" w14:paraId="2013208A" w14:textId="77777777">
        <w:tc>
          <w:tcPr>
            <w:tcW w:w="5035" w:type="dxa"/>
            <w:shd w:val="clear" w:color="auto" w:fill="FFFFFF"/>
          </w:tcPr>
          <w:p w14:paraId="5FA32969" w14:textId="77777777" w:rsidR="008D4F2E" w:rsidRPr="00ED60DD" w:rsidRDefault="00000000">
            <w:pPr>
              <w:pBdr>
                <w:top w:val="nil"/>
                <w:left w:val="nil"/>
                <w:bottom w:val="nil"/>
                <w:right w:val="nil"/>
                <w:between w:val="nil"/>
              </w:pBdr>
              <w:spacing w:after="40"/>
              <w:jc w:val="both"/>
              <w:rPr>
                <w:color w:val="000000"/>
                <w:lang w:val="es-AR"/>
              </w:rPr>
            </w:pPr>
            <w:r w:rsidRPr="00ED60DD">
              <w:rPr>
                <w:color w:val="000000"/>
                <w:lang w:val="es-AR"/>
              </w:rPr>
              <w:t>4.10. A CONTRATADA deverá assegurar que os contratos celebrados com os Talentos contenham obrigações compatíveis com este Contrato, incluindo o Anexo II (“Do’s and Don’ts”) e o Anexo III (“Obrigações dos Talentos”).</w:t>
            </w:r>
          </w:p>
        </w:tc>
        <w:tc>
          <w:tcPr>
            <w:tcW w:w="236" w:type="dxa"/>
            <w:tcBorders>
              <w:left w:val="single" w:sz="4" w:space="0" w:color="B8C8E0"/>
              <w:right w:val="single" w:sz="4" w:space="0" w:color="B8C8E0"/>
            </w:tcBorders>
            <w:shd w:val="clear" w:color="auto" w:fill="FFFFFF"/>
          </w:tcPr>
          <w:p w14:paraId="11788A32"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585A6CF7" w14:textId="77777777" w:rsidR="008D4F2E" w:rsidRDefault="00000000">
            <w:pPr>
              <w:pBdr>
                <w:top w:val="nil"/>
                <w:left w:val="nil"/>
                <w:bottom w:val="nil"/>
                <w:right w:val="nil"/>
                <w:between w:val="nil"/>
              </w:pBdr>
              <w:spacing w:after="40"/>
              <w:jc w:val="both"/>
              <w:rPr>
                <w:color w:val="000000"/>
              </w:rPr>
            </w:pPr>
            <w:r>
              <w:rPr>
                <w:color w:val="000000"/>
              </w:rPr>
              <w:t>4.10. The SERVICE PROVIDER shall ensure that the agreements entered into with Talents contain obligations consistent with this Agreement, including Exhibit II (“Do’s and Don’ts”) and Exhibit III (“Talent Obligations”).</w:t>
            </w:r>
          </w:p>
        </w:tc>
      </w:tr>
      <w:tr w:rsidR="008D4F2E" w14:paraId="12E42A36" w14:textId="77777777">
        <w:tc>
          <w:tcPr>
            <w:tcW w:w="5035" w:type="dxa"/>
            <w:shd w:val="clear" w:color="auto" w:fill="FFFFFF"/>
          </w:tcPr>
          <w:p w14:paraId="18D41BB0" w14:textId="77777777" w:rsidR="008D4F2E" w:rsidRDefault="00000000">
            <w:pPr>
              <w:pBdr>
                <w:top w:val="nil"/>
                <w:left w:val="nil"/>
                <w:bottom w:val="nil"/>
                <w:right w:val="nil"/>
                <w:between w:val="nil"/>
              </w:pBdr>
              <w:spacing w:after="40"/>
              <w:jc w:val="both"/>
              <w:rPr>
                <w:color w:val="000000"/>
              </w:rPr>
            </w:pPr>
            <w:r>
              <w:rPr>
                <w:color w:val="000000"/>
              </w:rPr>
              <w:t>‍</w:t>
            </w:r>
          </w:p>
        </w:tc>
        <w:tc>
          <w:tcPr>
            <w:tcW w:w="236" w:type="dxa"/>
            <w:tcBorders>
              <w:left w:val="single" w:sz="4" w:space="0" w:color="B8C8E0"/>
              <w:right w:val="single" w:sz="4" w:space="0" w:color="B8C8E0"/>
            </w:tcBorders>
            <w:shd w:val="clear" w:color="auto" w:fill="FFFFFF"/>
          </w:tcPr>
          <w:p w14:paraId="1C36E257"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0095EE50" w14:textId="77777777" w:rsidR="008D4F2E" w:rsidRDefault="00000000">
            <w:pPr>
              <w:pBdr>
                <w:top w:val="nil"/>
                <w:left w:val="nil"/>
                <w:bottom w:val="nil"/>
                <w:right w:val="nil"/>
                <w:between w:val="nil"/>
              </w:pBdr>
              <w:spacing w:after="40"/>
              <w:jc w:val="both"/>
              <w:rPr>
                <w:color w:val="000000"/>
              </w:rPr>
            </w:pPr>
            <w:r>
              <w:rPr>
                <w:color w:val="000000"/>
              </w:rPr>
              <w:t xml:space="preserve">     </w:t>
            </w:r>
          </w:p>
        </w:tc>
      </w:tr>
      <w:tr w:rsidR="008D4F2E" w14:paraId="425992B9" w14:textId="77777777">
        <w:tc>
          <w:tcPr>
            <w:tcW w:w="5035" w:type="dxa"/>
            <w:shd w:val="clear" w:color="auto" w:fill="FFFFFF"/>
          </w:tcPr>
          <w:p w14:paraId="56342778" w14:textId="77777777" w:rsidR="008D4F2E" w:rsidRPr="00ED60DD" w:rsidRDefault="00000000">
            <w:pPr>
              <w:pBdr>
                <w:top w:val="nil"/>
                <w:left w:val="nil"/>
                <w:bottom w:val="nil"/>
                <w:right w:val="nil"/>
                <w:between w:val="nil"/>
              </w:pBdr>
              <w:spacing w:after="40"/>
              <w:jc w:val="both"/>
              <w:rPr>
                <w:color w:val="000000"/>
                <w:lang w:val="es-AR"/>
              </w:rPr>
            </w:pPr>
            <w:r w:rsidRPr="00ED60DD">
              <w:rPr>
                <w:color w:val="000000"/>
                <w:lang w:val="es-AR"/>
              </w:rPr>
              <w:t>4.11. A CONTRATANTE poderá, a qualquer momento e a seu exclusivo critério, exigir a imediata suspensão, remoção, substituição ou descontinuação de quaisquer Talentos ou conteúdos relacionados à Campanha que possam gerar riscos regulatórios, legais, reputacionais, comerciais ou de compliance, devendo a CONTRATADA cumprir prontamente tal solicitação, ressalvado o pagamento, pela CONTRATANTE, dos SERVIÇOS efetivamente executados e dos custos comprovadamente incorridos ou já comprometidos com Talentos, Veículos, Fornecedores e demais terceiros que sejam irretratáveis, irrevogáveis ou não canceláveis sem ônus.</w:t>
            </w:r>
          </w:p>
        </w:tc>
        <w:tc>
          <w:tcPr>
            <w:tcW w:w="236" w:type="dxa"/>
            <w:tcBorders>
              <w:left w:val="single" w:sz="4" w:space="0" w:color="B8C8E0"/>
              <w:right w:val="single" w:sz="4" w:space="0" w:color="B8C8E0"/>
            </w:tcBorders>
            <w:shd w:val="clear" w:color="auto" w:fill="FFFFFF"/>
          </w:tcPr>
          <w:p w14:paraId="29DB015F"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51D06257" w14:textId="77777777" w:rsidR="008D4F2E" w:rsidRDefault="00000000">
            <w:pPr>
              <w:pBdr>
                <w:top w:val="nil"/>
                <w:left w:val="nil"/>
                <w:bottom w:val="nil"/>
                <w:right w:val="nil"/>
                <w:between w:val="nil"/>
              </w:pBdr>
              <w:spacing w:after="40"/>
              <w:jc w:val="both"/>
              <w:rPr>
                <w:color w:val="000000"/>
              </w:rPr>
            </w:pPr>
            <w:r>
              <w:rPr>
                <w:color w:val="000000"/>
              </w:rPr>
              <w:t>4.11. The CLIENT may, at any time and at its sole discretion, require the immediate suspension, removal, replacement or discontinuation of any Talent or Campaign-related content that may create regulatory, legal, reputational, commercial or compliance risks, and the SERVICE PROVIDER shall promptly comply with such instruction, save for payment by the CLIENT of the SERVICES effectively performed and of costs demonstrably incurred or already committed with Talents, Media Outlets, Suppliers and other third parties that are non-cancellable, irrevocable or otherwise committed without penalty.</w:t>
            </w:r>
          </w:p>
        </w:tc>
      </w:tr>
      <w:tr w:rsidR="008D4F2E" w14:paraId="3E8B8F11" w14:textId="77777777">
        <w:tc>
          <w:tcPr>
            <w:tcW w:w="5035" w:type="dxa"/>
            <w:shd w:val="clear" w:color="auto" w:fill="FFFFFF"/>
          </w:tcPr>
          <w:p w14:paraId="015EAB5D" w14:textId="77777777" w:rsidR="008D4F2E" w:rsidRDefault="00000000">
            <w:pPr>
              <w:pBdr>
                <w:top w:val="nil"/>
                <w:left w:val="nil"/>
                <w:bottom w:val="nil"/>
                <w:right w:val="nil"/>
                <w:between w:val="nil"/>
              </w:pBdr>
              <w:spacing w:after="40"/>
              <w:jc w:val="both"/>
              <w:rPr>
                <w:color w:val="000000"/>
              </w:rPr>
            </w:pPr>
            <w:r>
              <w:rPr>
                <w:color w:val="000000"/>
              </w:rPr>
              <w:t>‍</w:t>
            </w:r>
          </w:p>
        </w:tc>
        <w:tc>
          <w:tcPr>
            <w:tcW w:w="236" w:type="dxa"/>
            <w:tcBorders>
              <w:left w:val="single" w:sz="4" w:space="0" w:color="B8C8E0"/>
              <w:right w:val="single" w:sz="4" w:space="0" w:color="B8C8E0"/>
            </w:tcBorders>
            <w:shd w:val="clear" w:color="auto" w:fill="FFFFFF"/>
          </w:tcPr>
          <w:p w14:paraId="27E0AE55"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718CB869" w14:textId="77777777" w:rsidR="008D4F2E" w:rsidRDefault="008D4F2E">
            <w:pPr>
              <w:pBdr>
                <w:top w:val="nil"/>
                <w:left w:val="nil"/>
                <w:bottom w:val="nil"/>
                <w:right w:val="nil"/>
                <w:between w:val="nil"/>
              </w:pBdr>
              <w:spacing w:after="40"/>
              <w:jc w:val="both"/>
              <w:rPr>
                <w:color w:val="000000"/>
              </w:rPr>
            </w:pPr>
          </w:p>
        </w:tc>
      </w:tr>
      <w:tr w:rsidR="008D4F2E" w14:paraId="5A3F6326" w14:textId="77777777">
        <w:tc>
          <w:tcPr>
            <w:tcW w:w="5035" w:type="dxa"/>
            <w:shd w:val="clear" w:color="auto" w:fill="FFFFFF"/>
          </w:tcPr>
          <w:p w14:paraId="0AFC453D" w14:textId="77777777" w:rsidR="008D4F2E" w:rsidRPr="00ED60DD" w:rsidRDefault="00000000">
            <w:pPr>
              <w:pBdr>
                <w:top w:val="nil"/>
                <w:left w:val="nil"/>
                <w:bottom w:val="nil"/>
                <w:right w:val="nil"/>
                <w:between w:val="nil"/>
              </w:pBdr>
              <w:spacing w:after="40"/>
              <w:jc w:val="both"/>
              <w:rPr>
                <w:color w:val="000000"/>
                <w:lang w:val="es-AR"/>
              </w:rPr>
            </w:pPr>
            <w:r w:rsidRPr="00ED60DD">
              <w:rPr>
                <w:color w:val="000000"/>
                <w:lang w:val="es-AR"/>
              </w:rPr>
              <w:t>4.12. A responsabilidade da CONTRATADA pelos atos e omissões dos Talentos, prevista nesta Cláusula, fica afastada nos casos em que tais atos, omissões, publicações ou conteúdos tenham sido previamente apresentados à CONTRATANTE e por esta formalmente aprovados por escrito, ressalvadas as hipóteses de dolo ou culpa grave da CONTRATADA, ou de violação de obrigações de propriedade intelectual, direitos de imagem ou proteção de dados pessoais.</w:t>
            </w:r>
          </w:p>
        </w:tc>
        <w:tc>
          <w:tcPr>
            <w:tcW w:w="236" w:type="dxa"/>
            <w:tcBorders>
              <w:left w:val="single" w:sz="4" w:space="0" w:color="B8C8E0"/>
              <w:right w:val="single" w:sz="4" w:space="0" w:color="B8C8E0"/>
            </w:tcBorders>
            <w:shd w:val="clear" w:color="auto" w:fill="FFFFFF"/>
          </w:tcPr>
          <w:p w14:paraId="0AF8E245"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090D31E2" w14:textId="77777777" w:rsidR="008D4F2E" w:rsidRDefault="00000000">
            <w:pPr>
              <w:pBdr>
                <w:top w:val="nil"/>
                <w:left w:val="nil"/>
                <w:bottom w:val="nil"/>
                <w:right w:val="nil"/>
                <w:between w:val="nil"/>
              </w:pBdr>
              <w:spacing w:after="40"/>
              <w:jc w:val="both"/>
              <w:rPr>
                <w:color w:val="000000"/>
              </w:rPr>
            </w:pPr>
            <w:r>
              <w:rPr>
                <w:color w:val="000000"/>
              </w:rPr>
              <w:t>4.12. The SERVICE PROVIDER’s liability for acts and omissions of Talents under this Clause shall be excluded where such acts, omissions, publications or content have been previously submitted to and formally approved in writing by the CLIENT, except in cases of willful misconduct or gross negligence by the SERVICE PROVIDER, or breach of intellectual property, image rights or personal data protection obligations.</w:t>
            </w:r>
          </w:p>
        </w:tc>
      </w:tr>
      <w:tr w:rsidR="008D4F2E" w14:paraId="5DF16308" w14:textId="77777777">
        <w:tc>
          <w:tcPr>
            <w:tcW w:w="5035" w:type="dxa"/>
            <w:shd w:val="clear" w:color="auto" w:fill="FFFFFF"/>
          </w:tcPr>
          <w:p w14:paraId="4CCB7D8C" w14:textId="77777777" w:rsidR="008D4F2E" w:rsidRDefault="00000000">
            <w:pPr>
              <w:pBdr>
                <w:top w:val="nil"/>
                <w:left w:val="nil"/>
                <w:bottom w:val="nil"/>
                <w:right w:val="nil"/>
                <w:between w:val="nil"/>
              </w:pBdr>
              <w:spacing w:after="40"/>
              <w:jc w:val="both"/>
              <w:rPr>
                <w:color w:val="000000"/>
              </w:rPr>
            </w:pPr>
            <w:r>
              <w:rPr>
                <w:color w:val="000000"/>
              </w:rPr>
              <w:t>‍</w:t>
            </w:r>
          </w:p>
        </w:tc>
        <w:tc>
          <w:tcPr>
            <w:tcW w:w="236" w:type="dxa"/>
            <w:tcBorders>
              <w:left w:val="single" w:sz="4" w:space="0" w:color="B8C8E0"/>
              <w:right w:val="single" w:sz="4" w:space="0" w:color="B8C8E0"/>
            </w:tcBorders>
            <w:shd w:val="clear" w:color="auto" w:fill="FFFFFF"/>
          </w:tcPr>
          <w:p w14:paraId="359C4E69"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4878D0DC" w14:textId="77777777" w:rsidR="008D4F2E" w:rsidRDefault="008D4F2E">
            <w:pPr>
              <w:pBdr>
                <w:top w:val="nil"/>
                <w:left w:val="nil"/>
                <w:bottom w:val="nil"/>
                <w:right w:val="nil"/>
                <w:between w:val="nil"/>
              </w:pBdr>
              <w:spacing w:after="40"/>
              <w:jc w:val="both"/>
              <w:rPr>
                <w:color w:val="000000"/>
              </w:rPr>
            </w:pPr>
          </w:p>
        </w:tc>
      </w:tr>
      <w:tr w:rsidR="008D4F2E" w14:paraId="4348E12C" w14:textId="77777777">
        <w:tc>
          <w:tcPr>
            <w:tcW w:w="5035" w:type="dxa"/>
            <w:shd w:val="clear" w:color="auto" w:fill="003087"/>
          </w:tcPr>
          <w:p w14:paraId="10712551" w14:textId="77777777" w:rsidR="008D4F2E" w:rsidRPr="00ED60DD" w:rsidRDefault="00000000">
            <w:pPr>
              <w:pBdr>
                <w:top w:val="nil"/>
                <w:left w:val="nil"/>
                <w:bottom w:val="nil"/>
                <w:right w:val="nil"/>
                <w:between w:val="nil"/>
              </w:pBdr>
              <w:spacing w:before="60" w:after="60"/>
              <w:jc w:val="both"/>
              <w:rPr>
                <w:color w:val="000000"/>
                <w:lang w:val="es-AR"/>
              </w:rPr>
            </w:pPr>
            <w:r w:rsidRPr="00ED60DD">
              <w:rPr>
                <w:b/>
                <w:bCs/>
                <w:color w:val="FFFFFF"/>
                <w:sz w:val="20"/>
                <w:szCs w:val="20"/>
                <w:lang w:val="es-AR"/>
              </w:rPr>
              <w:t>CLÁUSULA 5ª – DA EQUIPE ALOCADA</w:t>
            </w:r>
          </w:p>
        </w:tc>
        <w:tc>
          <w:tcPr>
            <w:tcW w:w="236" w:type="dxa"/>
            <w:tcBorders>
              <w:left w:val="single" w:sz="4" w:space="0" w:color="B8C8E0"/>
              <w:right w:val="single" w:sz="4" w:space="0" w:color="B8C8E0"/>
            </w:tcBorders>
            <w:shd w:val="clear" w:color="auto" w:fill="FFFFFF"/>
          </w:tcPr>
          <w:p w14:paraId="5FB14E1E"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003087"/>
          </w:tcPr>
          <w:p w14:paraId="300ECFDB" w14:textId="77777777" w:rsidR="008D4F2E" w:rsidRDefault="00000000">
            <w:pPr>
              <w:pBdr>
                <w:top w:val="nil"/>
                <w:left w:val="nil"/>
                <w:bottom w:val="nil"/>
                <w:right w:val="nil"/>
                <w:between w:val="nil"/>
              </w:pBdr>
              <w:spacing w:before="60" w:after="60"/>
              <w:jc w:val="both"/>
              <w:rPr>
                <w:color w:val="000000"/>
              </w:rPr>
            </w:pPr>
            <w:r>
              <w:rPr>
                <w:b/>
                <w:bCs/>
                <w:i/>
                <w:iCs/>
                <w:color w:val="FFFFFF"/>
                <w:sz w:val="20"/>
                <w:szCs w:val="20"/>
              </w:rPr>
              <w:t>CLAUSE 5 – ALLOCATED TEAM</w:t>
            </w:r>
          </w:p>
        </w:tc>
      </w:tr>
      <w:tr w:rsidR="008D4F2E" w14:paraId="654C0A9F" w14:textId="77777777">
        <w:tc>
          <w:tcPr>
            <w:tcW w:w="5035" w:type="dxa"/>
            <w:shd w:val="clear" w:color="auto" w:fill="FFFFFF"/>
          </w:tcPr>
          <w:p w14:paraId="5DF31BF1"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5283C6EA"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2472DB19" w14:textId="77777777" w:rsidR="008D4F2E" w:rsidRDefault="008D4F2E">
            <w:pPr>
              <w:pBdr>
                <w:top w:val="nil"/>
                <w:left w:val="nil"/>
                <w:bottom w:val="nil"/>
                <w:right w:val="nil"/>
                <w:between w:val="nil"/>
              </w:pBdr>
              <w:spacing w:after="40"/>
              <w:jc w:val="both"/>
              <w:rPr>
                <w:color w:val="000000"/>
              </w:rPr>
            </w:pPr>
          </w:p>
        </w:tc>
      </w:tr>
      <w:tr w:rsidR="008D4F2E" w14:paraId="6B67E917" w14:textId="77777777">
        <w:tc>
          <w:tcPr>
            <w:tcW w:w="5035" w:type="dxa"/>
            <w:shd w:val="clear" w:color="auto" w:fill="FFFFFF"/>
          </w:tcPr>
          <w:p w14:paraId="31406CF9"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5.1.</w:t>
            </w:r>
            <w:r w:rsidRPr="00ED60DD">
              <w:rPr>
                <w:b/>
                <w:bCs/>
                <w:color w:val="111111"/>
                <w:lang w:val="es-AR"/>
              </w:rPr>
              <w:tab/>
            </w:r>
            <w:r w:rsidRPr="00ED60DD">
              <w:rPr>
                <w:color w:val="111111"/>
                <w:lang w:val="es-AR"/>
              </w:rPr>
              <w:t xml:space="preserve">A </w:t>
            </w:r>
            <w:r w:rsidRPr="00ED60DD">
              <w:rPr>
                <w:b/>
                <w:bCs/>
                <w:color w:val="111111"/>
                <w:lang w:val="es-AR"/>
              </w:rPr>
              <w:t>CONTRATADA</w:t>
            </w:r>
            <w:r w:rsidRPr="00ED60DD">
              <w:rPr>
                <w:color w:val="111111"/>
                <w:lang w:val="es-AR"/>
              </w:rPr>
              <w:t xml:space="preserve"> arcará com todos os custos decorrentes especificamente da equipe alocada na prestação dos SERVIÇOS à </w:t>
            </w:r>
            <w:r w:rsidRPr="00ED60DD">
              <w:rPr>
                <w:b/>
                <w:bCs/>
                <w:color w:val="111111"/>
                <w:lang w:val="es-AR"/>
              </w:rPr>
              <w:t>CONTRATANTE</w:t>
            </w:r>
            <w:r w:rsidRPr="00ED60DD">
              <w:rPr>
                <w:color w:val="111111"/>
                <w:lang w:val="es-AR"/>
              </w:rPr>
              <w:t>, tais como salários, contribuições sociais, previdenciárias e tributárias, declarando neste ato serem os mesmos seus funcionários e responsabilizando-se, assim, para todos os fins e efeitos de direito, inclusive em eventual propositura de reclamação trabalhista.</w:t>
            </w:r>
          </w:p>
        </w:tc>
        <w:tc>
          <w:tcPr>
            <w:tcW w:w="236" w:type="dxa"/>
            <w:tcBorders>
              <w:left w:val="single" w:sz="4" w:space="0" w:color="B8C8E0"/>
              <w:right w:val="single" w:sz="4" w:space="0" w:color="B8C8E0"/>
            </w:tcBorders>
            <w:shd w:val="clear" w:color="auto" w:fill="FFFFFF"/>
          </w:tcPr>
          <w:p w14:paraId="0FA165ED"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3DCFE3EE" w14:textId="77777777" w:rsidR="008D4F2E" w:rsidRDefault="00000000">
            <w:pPr>
              <w:pBdr>
                <w:top w:val="nil"/>
                <w:left w:val="nil"/>
                <w:bottom w:val="nil"/>
                <w:right w:val="nil"/>
                <w:between w:val="nil"/>
              </w:pBdr>
              <w:spacing w:after="80"/>
              <w:jc w:val="both"/>
              <w:rPr>
                <w:color w:val="000000"/>
              </w:rPr>
            </w:pPr>
            <w:r>
              <w:rPr>
                <w:b/>
                <w:bCs/>
                <w:i/>
                <w:iCs/>
                <w:color w:val="111111"/>
              </w:rPr>
              <w:t>5.1.</w:t>
            </w:r>
            <w:r>
              <w:rPr>
                <w:b/>
                <w:bCs/>
                <w:i/>
                <w:iCs/>
                <w:color w:val="111111"/>
              </w:rPr>
              <w:tab/>
            </w:r>
            <w:r>
              <w:rPr>
                <w:i/>
                <w:iCs/>
                <w:color w:val="111111"/>
              </w:rPr>
              <w:t xml:space="preserve">The </w:t>
            </w:r>
            <w:r>
              <w:rPr>
                <w:b/>
                <w:bCs/>
                <w:i/>
                <w:iCs/>
                <w:color w:val="111111"/>
              </w:rPr>
              <w:t>SERVICE PROVIDER</w:t>
            </w:r>
            <w:r>
              <w:rPr>
                <w:i/>
                <w:iCs/>
                <w:color w:val="111111"/>
              </w:rPr>
              <w:t xml:space="preserve"> shall bear all costs specifically arising from the team allocated to provide the SERVICES to the </w:t>
            </w:r>
            <w:r>
              <w:rPr>
                <w:b/>
                <w:bCs/>
                <w:i/>
                <w:iCs/>
                <w:color w:val="111111"/>
              </w:rPr>
              <w:t>CLIENT</w:t>
            </w:r>
            <w:r>
              <w:rPr>
                <w:i/>
                <w:iCs/>
                <w:color w:val="111111"/>
              </w:rPr>
              <w:t>, such as salaries, social security, pension and tax contributions, hereby declaring that such individuals are its employees and assuming full responsibility for all legal purposes, including any potential labor claims.</w:t>
            </w:r>
          </w:p>
        </w:tc>
      </w:tr>
      <w:tr w:rsidR="008D4F2E" w14:paraId="120E6ECA" w14:textId="77777777">
        <w:tc>
          <w:tcPr>
            <w:tcW w:w="5035" w:type="dxa"/>
            <w:shd w:val="clear" w:color="auto" w:fill="FFFFFF"/>
          </w:tcPr>
          <w:p w14:paraId="0C660A13"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419D31FA"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46930AB4" w14:textId="77777777" w:rsidR="008D4F2E" w:rsidRDefault="008D4F2E">
            <w:pPr>
              <w:pBdr>
                <w:top w:val="nil"/>
                <w:left w:val="nil"/>
                <w:bottom w:val="nil"/>
                <w:right w:val="nil"/>
                <w:between w:val="nil"/>
              </w:pBdr>
              <w:spacing w:after="40"/>
              <w:jc w:val="both"/>
              <w:rPr>
                <w:color w:val="000000"/>
              </w:rPr>
            </w:pPr>
          </w:p>
        </w:tc>
      </w:tr>
      <w:tr w:rsidR="008D4F2E" w14:paraId="42246722" w14:textId="77777777">
        <w:tc>
          <w:tcPr>
            <w:tcW w:w="5035" w:type="dxa"/>
            <w:shd w:val="clear" w:color="auto" w:fill="E8EEF8"/>
          </w:tcPr>
          <w:p w14:paraId="4EBCF53A"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5.2.</w:t>
            </w:r>
            <w:r w:rsidRPr="00ED60DD">
              <w:rPr>
                <w:b/>
                <w:bCs/>
                <w:color w:val="111111"/>
                <w:lang w:val="es-AR"/>
              </w:rPr>
              <w:tab/>
            </w:r>
            <w:r w:rsidRPr="00ED60DD">
              <w:rPr>
                <w:color w:val="111111"/>
                <w:lang w:val="es-AR"/>
              </w:rPr>
              <w:t xml:space="preserve">As Partes acordam que por força deste contrato não se estabelece vínculo empregatício entre a </w:t>
            </w:r>
            <w:r w:rsidRPr="00ED60DD">
              <w:rPr>
                <w:b/>
                <w:bCs/>
                <w:color w:val="111111"/>
                <w:lang w:val="es-AR"/>
              </w:rPr>
              <w:lastRenderedPageBreak/>
              <w:t>CONTRATANTE</w:t>
            </w:r>
            <w:r w:rsidRPr="00ED60DD">
              <w:rPr>
                <w:color w:val="111111"/>
                <w:lang w:val="es-AR"/>
              </w:rPr>
              <w:t xml:space="preserve"> e os trabalhadores designados pela </w:t>
            </w:r>
            <w:r w:rsidRPr="00ED60DD">
              <w:rPr>
                <w:b/>
                <w:bCs/>
                <w:color w:val="111111"/>
                <w:lang w:val="es-AR"/>
              </w:rPr>
              <w:t>CONTRATADA</w:t>
            </w:r>
            <w:r w:rsidRPr="00ED60DD">
              <w:rPr>
                <w:color w:val="111111"/>
                <w:lang w:val="es-AR"/>
              </w:rPr>
              <w:t xml:space="preserve"> para a prestação dos serviços prevista neste instrumento, assumindo a </w:t>
            </w:r>
            <w:r w:rsidRPr="00ED60DD">
              <w:rPr>
                <w:b/>
                <w:bCs/>
                <w:color w:val="111111"/>
                <w:lang w:val="es-AR"/>
              </w:rPr>
              <w:t>CONTRATADA</w:t>
            </w:r>
            <w:r w:rsidRPr="00ED60DD">
              <w:rPr>
                <w:color w:val="111111"/>
                <w:lang w:val="es-AR"/>
              </w:rPr>
              <w:t xml:space="preserve"> a responsabilidade integral e exclusiva, pelo cumprimento e/ou pagamento de todas as obrigações e/ou compromissos, vencidos ou vincendos, de qualquer natureza, exonerando totalmente a </w:t>
            </w:r>
            <w:r w:rsidRPr="00ED60DD">
              <w:rPr>
                <w:b/>
                <w:bCs/>
                <w:color w:val="111111"/>
                <w:lang w:val="es-AR"/>
              </w:rPr>
              <w:t>CONTRATANTE</w:t>
            </w:r>
            <w:r w:rsidRPr="00ED60DD">
              <w:rPr>
                <w:color w:val="111111"/>
                <w:lang w:val="es-AR"/>
              </w:rPr>
              <w:t xml:space="preserve"> dessa responsabilidade, ainda que de forma subsidiária ou solidária, salvo se referida infração/descumprimento tenha ocorrido por culpa ou dolo da CONTRATANTE.</w:t>
            </w:r>
          </w:p>
        </w:tc>
        <w:tc>
          <w:tcPr>
            <w:tcW w:w="236" w:type="dxa"/>
            <w:tcBorders>
              <w:left w:val="single" w:sz="4" w:space="0" w:color="B8C8E0"/>
              <w:right w:val="single" w:sz="4" w:space="0" w:color="B8C8E0"/>
            </w:tcBorders>
            <w:shd w:val="clear" w:color="auto" w:fill="FFFFFF"/>
          </w:tcPr>
          <w:p w14:paraId="4218949A"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4409AC51" w14:textId="77777777" w:rsidR="008D4F2E" w:rsidRDefault="00000000">
            <w:pPr>
              <w:pBdr>
                <w:top w:val="nil"/>
                <w:left w:val="nil"/>
                <w:bottom w:val="nil"/>
                <w:right w:val="nil"/>
                <w:between w:val="nil"/>
              </w:pBdr>
              <w:spacing w:after="80"/>
              <w:jc w:val="both"/>
              <w:rPr>
                <w:color w:val="000000"/>
              </w:rPr>
            </w:pPr>
            <w:r>
              <w:rPr>
                <w:b/>
                <w:bCs/>
                <w:i/>
                <w:iCs/>
                <w:color w:val="111111"/>
              </w:rPr>
              <w:t>5.2.</w:t>
            </w:r>
            <w:r>
              <w:rPr>
                <w:b/>
                <w:bCs/>
                <w:i/>
                <w:iCs/>
                <w:color w:val="111111"/>
              </w:rPr>
              <w:tab/>
            </w:r>
            <w:r>
              <w:rPr>
                <w:i/>
                <w:iCs/>
                <w:color w:val="111111"/>
              </w:rPr>
              <w:t xml:space="preserve">The Parties agree that this agreement does not create an employment relationship between the </w:t>
            </w:r>
            <w:r>
              <w:rPr>
                <w:b/>
                <w:bCs/>
                <w:i/>
                <w:iCs/>
                <w:color w:val="111111"/>
              </w:rPr>
              <w:t>CLIENT</w:t>
            </w:r>
            <w:r>
              <w:rPr>
                <w:i/>
                <w:iCs/>
                <w:color w:val="111111"/>
              </w:rPr>
              <w:t xml:space="preserve"> </w:t>
            </w:r>
            <w:r>
              <w:rPr>
                <w:i/>
                <w:iCs/>
                <w:color w:val="111111"/>
              </w:rPr>
              <w:lastRenderedPageBreak/>
              <w:t xml:space="preserve">and the workers assigned by the </w:t>
            </w:r>
            <w:r>
              <w:rPr>
                <w:b/>
                <w:bCs/>
                <w:i/>
                <w:iCs/>
                <w:color w:val="111111"/>
              </w:rPr>
              <w:t>SERVICE PROVIDER</w:t>
            </w:r>
            <w:r>
              <w:rPr>
                <w:i/>
                <w:iCs/>
                <w:color w:val="111111"/>
              </w:rPr>
              <w:t xml:space="preserve"> to render the services. The </w:t>
            </w:r>
            <w:r>
              <w:rPr>
                <w:b/>
                <w:bCs/>
                <w:i/>
                <w:iCs/>
                <w:color w:val="111111"/>
              </w:rPr>
              <w:t>SERVICE PROVIDER</w:t>
            </w:r>
            <w:r>
              <w:rPr>
                <w:i/>
                <w:iCs/>
                <w:color w:val="111111"/>
              </w:rPr>
              <w:t xml:space="preserve"> assumes full and exclusive responsibility for all obligations and commitments of any nature, fully relieving the </w:t>
            </w:r>
            <w:r>
              <w:rPr>
                <w:b/>
                <w:bCs/>
                <w:i/>
                <w:iCs/>
                <w:color w:val="111111"/>
              </w:rPr>
              <w:t>CLIENT</w:t>
            </w:r>
            <w:r>
              <w:rPr>
                <w:i/>
                <w:iCs/>
                <w:color w:val="111111"/>
              </w:rPr>
              <w:t xml:space="preserve"> of such liability, even on a subsidiary or joint basis, unless such infraction/breach occurred due to the fault or intent of the CLIENT.</w:t>
            </w:r>
          </w:p>
        </w:tc>
      </w:tr>
      <w:tr w:rsidR="008D4F2E" w14:paraId="335A13EB" w14:textId="77777777">
        <w:tc>
          <w:tcPr>
            <w:tcW w:w="5035" w:type="dxa"/>
            <w:shd w:val="clear" w:color="auto" w:fill="FFFFFF"/>
          </w:tcPr>
          <w:p w14:paraId="099556AD"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412ADDB9"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2488E8DC" w14:textId="77777777" w:rsidR="008D4F2E" w:rsidRDefault="008D4F2E">
            <w:pPr>
              <w:pBdr>
                <w:top w:val="nil"/>
                <w:left w:val="nil"/>
                <w:bottom w:val="nil"/>
                <w:right w:val="nil"/>
                <w:between w:val="nil"/>
              </w:pBdr>
              <w:spacing w:after="40"/>
              <w:jc w:val="both"/>
              <w:rPr>
                <w:color w:val="000000"/>
              </w:rPr>
            </w:pPr>
          </w:p>
        </w:tc>
      </w:tr>
      <w:tr w:rsidR="008D4F2E" w14:paraId="2A1F2D1E" w14:textId="77777777">
        <w:tc>
          <w:tcPr>
            <w:tcW w:w="5035" w:type="dxa"/>
            <w:shd w:val="clear" w:color="auto" w:fill="FFFFFF"/>
          </w:tcPr>
          <w:p w14:paraId="21BAE99A"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5.3.</w:t>
            </w:r>
            <w:r w:rsidRPr="00ED60DD">
              <w:rPr>
                <w:b/>
                <w:bCs/>
                <w:color w:val="111111"/>
                <w:lang w:val="es-AR"/>
              </w:rPr>
              <w:tab/>
            </w:r>
            <w:r w:rsidRPr="00ED60DD">
              <w:rPr>
                <w:color w:val="111111"/>
                <w:lang w:val="es-AR"/>
              </w:rPr>
              <w:t xml:space="preserve">Diante de eventual ação judicial ou de qualquer ato de natureza administrativa que venha a ser proposto contra a </w:t>
            </w:r>
            <w:r w:rsidRPr="00ED60DD">
              <w:rPr>
                <w:b/>
                <w:bCs/>
                <w:color w:val="111111"/>
                <w:lang w:val="es-AR"/>
              </w:rPr>
              <w:t>CONTRATANTE</w:t>
            </w:r>
            <w:r w:rsidRPr="00ED60DD">
              <w:rPr>
                <w:color w:val="111111"/>
                <w:lang w:val="es-AR"/>
              </w:rPr>
              <w:t xml:space="preserve"> a que título e a que tempo for e que tenham relação com os serviços previstos neste instrumento, a </w:t>
            </w:r>
            <w:r w:rsidRPr="00ED60DD">
              <w:rPr>
                <w:b/>
                <w:bCs/>
                <w:color w:val="111111"/>
                <w:lang w:val="es-AR"/>
              </w:rPr>
              <w:t>CONTRATADA</w:t>
            </w:r>
            <w:r w:rsidRPr="00ED60DD">
              <w:rPr>
                <w:color w:val="111111"/>
                <w:lang w:val="es-AR"/>
              </w:rPr>
              <w:t xml:space="preserve"> se compromete a requerer a substituição da </w:t>
            </w:r>
            <w:r w:rsidRPr="00ED60DD">
              <w:rPr>
                <w:b/>
                <w:bCs/>
                <w:color w:val="111111"/>
                <w:lang w:val="es-AR"/>
              </w:rPr>
              <w:t>CONTRATANTE</w:t>
            </w:r>
            <w:r w:rsidRPr="00ED60DD">
              <w:rPr>
                <w:color w:val="111111"/>
                <w:lang w:val="es-AR"/>
              </w:rPr>
              <w:t xml:space="preserve"> no polo passivo dos eventuais processos judiciais ou administrativos, e se responsabilizará integralmente pelo cumprimento de qualquer obrigação, pagamento ou ressarcimento de quaisquer valores, inclusive de eventuais acordos judiciais ou extrajudiciais, multas, honorários advocatícios, custas processuais e demais encargos e despesas que tenham sido suportados pela </w:t>
            </w:r>
            <w:r w:rsidRPr="00ED60DD">
              <w:rPr>
                <w:b/>
                <w:bCs/>
                <w:color w:val="111111"/>
                <w:lang w:val="es-AR"/>
              </w:rPr>
              <w:t>CONTRATANTE</w:t>
            </w:r>
            <w:r w:rsidRPr="00ED60DD">
              <w:rPr>
                <w:color w:val="111111"/>
                <w:lang w:val="es-AR"/>
              </w:rPr>
              <w:t xml:space="preserve">, salvo se tal infração/descumprimento tenha ocorrido por culpa ou dolo da </w:t>
            </w:r>
            <w:r w:rsidRPr="00ED60DD">
              <w:rPr>
                <w:b/>
                <w:bCs/>
                <w:color w:val="111111"/>
                <w:lang w:val="es-AR"/>
              </w:rPr>
              <w:t>CONTRATANTE</w:t>
            </w:r>
            <w:r w:rsidRPr="00ED60DD">
              <w:rPr>
                <w:color w:val="111111"/>
                <w:lang w:val="es-AR"/>
              </w:rPr>
              <w:t>, ou decorra de conteúdo, peça, claim ou orientação previamente aprovado por escrito pela CONTRATANTE nos termos da Cláusula 3.4 e da Seção 19 do Anexo II, hipótese em que a responsabilidade observará a repartição por culpa prevista na Cláusula 11.5. As disposições desta Cláusula serão interpretadas em conjunto com as Cláusulas 3.4, 4.9, 4.12, 11.5 e 13.1.</w:t>
            </w:r>
          </w:p>
        </w:tc>
        <w:tc>
          <w:tcPr>
            <w:tcW w:w="236" w:type="dxa"/>
            <w:tcBorders>
              <w:left w:val="single" w:sz="4" w:space="0" w:color="B8C8E0"/>
              <w:right w:val="single" w:sz="4" w:space="0" w:color="B8C8E0"/>
            </w:tcBorders>
            <w:shd w:val="clear" w:color="auto" w:fill="FFFFFF"/>
          </w:tcPr>
          <w:p w14:paraId="1AA07A83"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1988A498" w14:textId="77777777" w:rsidR="008D4F2E" w:rsidRDefault="00000000">
            <w:pPr>
              <w:pBdr>
                <w:top w:val="nil"/>
                <w:left w:val="nil"/>
                <w:bottom w:val="nil"/>
                <w:right w:val="nil"/>
                <w:between w:val="nil"/>
              </w:pBdr>
              <w:spacing w:after="80"/>
              <w:jc w:val="both"/>
              <w:rPr>
                <w:color w:val="000000"/>
              </w:rPr>
            </w:pPr>
            <w:r>
              <w:rPr>
                <w:b/>
                <w:bCs/>
                <w:i/>
                <w:iCs/>
                <w:color w:val="111111"/>
              </w:rPr>
              <w:t>5.3.</w:t>
            </w:r>
            <w:r>
              <w:rPr>
                <w:b/>
                <w:bCs/>
                <w:i/>
                <w:iCs/>
                <w:color w:val="111111"/>
              </w:rPr>
              <w:tab/>
            </w:r>
            <w:r>
              <w:rPr>
                <w:i/>
                <w:iCs/>
                <w:color w:val="111111"/>
              </w:rPr>
              <w:t xml:space="preserve">In the event of any judicial or administrative proceeding brought against the </w:t>
            </w:r>
            <w:r>
              <w:rPr>
                <w:b/>
                <w:bCs/>
                <w:i/>
                <w:iCs/>
                <w:color w:val="111111"/>
              </w:rPr>
              <w:t xml:space="preserve">CLIENT </w:t>
            </w:r>
            <w:r>
              <w:rPr>
                <w:i/>
                <w:iCs/>
                <w:color w:val="111111"/>
              </w:rPr>
              <w:t xml:space="preserve">at any time and under any grounds in connection with the services contemplated herein, the </w:t>
            </w:r>
            <w:r>
              <w:rPr>
                <w:b/>
                <w:bCs/>
                <w:i/>
                <w:iCs/>
                <w:color w:val="111111"/>
              </w:rPr>
              <w:t>SERVICE PROVIDER</w:t>
            </w:r>
            <w:r>
              <w:rPr>
                <w:i/>
                <w:iCs/>
                <w:color w:val="111111"/>
              </w:rPr>
              <w:t xml:space="preserve"> undertakes to request substitution as defendant and shall be fully responsible for any obligation, payment or reimbursement, including court and out-of-court settlements, fines, legal fees, court costs and all other charges borne by the </w:t>
            </w:r>
            <w:r>
              <w:rPr>
                <w:b/>
                <w:bCs/>
                <w:i/>
                <w:iCs/>
                <w:color w:val="111111"/>
              </w:rPr>
              <w:t>CLIENT</w:t>
            </w:r>
            <w:r>
              <w:rPr>
                <w:i/>
                <w:iCs/>
                <w:color w:val="111111"/>
              </w:rPr>
              <w:t xml:space="preserve">, unless such breach occurred due to the fault or intent of the </w:t>
            </w:r>
            <w:r>
              <w:rPr>
                <w:b/>
                <w:bCs/>
                <w:i/>
                <w:iCs/>
                <w:color w:val="111111"/>
              </w:rPr>
              <w:t>CLIENT</w:t>
            </w:r>
            <w:r>
              <w:rPr>
                <w:i/>
                <w:iCs/>
                <w:color w:val="111111"/>
              </w:rPr>
              <w:t>, or arises from content, materials, claims or instructions previously approved in writing by the CLIENT pursuant to Clause 3.4 and Section 19 of Exhibit II, in which case liability shall observe the fault-based allocation set forth in Clause 11.5. The provisions of this Clause shall be construed together with Clauses 3.4, 4.9, 4.12, 11.5 and 13.1.</w:t>
            </w:r>
          </w:p>
        </w:tc>
      </w:tr>
      <w:tr w:rsidR="008D4F2E" w14:paraId="64EE7BD4" w14:textId="77777777">
        <w:tc>
          <w:tcPr>
            <w:tcW w:w="5035" w:type="dxa"/>
            <w:shd w:val="clear" w:color="auto" w:fill="FFFFFF"/>
          </w:tcPr>
          <w:p w14:paraId="09129FD5"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2A8A703E"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1C00C767" w14:textId="77777777" w:rsidR="008D4F2E" w:rsidRDefault="008D4F2E">
            <w:pPr>
              <w:pBdr>
                <w:top w:val="nil"/>
                <w:left w:val="nil"/>
                <w:bottom w:val="nil"/>
                <w:right w:val="nil"/>
                <w:between w:val="nil"/>
              </w:pBdr>
              <w:spacing w:after="40"/>
              <w:jc w:val="both"/>
              <w:rPr>
                <w:color w:val="000000"/>
              </w:rPr>
            </w:pPr>
          </w:p>
        </w:tc>
      </w:tr>
      <w:tr w:rsidR="008D4F2E" w14:paraId="6D2FA449" w14:textId="77777777">
        <w:tc>
          <w:tcPr>
            <w:tcW w:w="5035" w:type="dxa"/>
            <w:shd w:val="clear" w:color="auto" w:fill="003087"/>
          </w:tcPr>
          <w:p w14:paraId="2C1163CF" w14:textId="77777777" w:rsidR="008D4F2E" w:rsidRPr="00ED60DD" w:rsidRDefault="00000000">
            <w:pPr>
              <w:pBdr>
                <w:top w:val="nil"/>
                <w:left w:val="nil"/>
                <w:bottom w:val="nil"/>
                <w:right w:val="nil"/>
                <w:between w:val="nil"/>
              </w:pBdr>
              <w:spacing w:before="60" w:after="60"/>
              <w:jc w:val="both"/>
              <w:rPr>
                <w:color w:val="000000"/>
                <w:lang w:val="es-AR"/>
              </w:rPr>
            </w:pPr>
            <w:r w:rsidRPr="00ED60DD">
              <w:rPr>
                <w:b/>
                <w:bCs/>
                <w:color w:val="FFFFFF"/>
                <w:sz w:val="20"/>
                <w:szCs w:val="20"/>
                <w:lang w:val="es-AR"/>
              </w:rPr>
              <w:t>CLÁUSULA 6ª - DA ENTREGA DOS SERVIÇOS</w:t>
            </w:r>
          </w:p>
        </w:tc>
        <w:tc>
          <w:tcPr>
            <w:tcW w:w="236" w:type="dxa"/>
            <w:tcBorders>
              <w:left w:val="single" w:sz="4" w:space="0" w:color="B8C8E0"/>
              <w:right w:val="single" w:sz="4" w:space="0" w:color="B8C8E0"/>
            </w:tcBorders>
            <w:shd w:val="clear" w:color="auto" w:fill="FFFFFF"/>
          </w:tcPr>
          <w:p w14:paraId="322ED657"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003087"/>
          </w:tcPr>
          <w:p w14:paraId="49E18EC9" w14:textId="77777777" w:rsidR="008D4F2E" w:rsidRDefault="00000000">
            <w:pPr>
              <w:pBdr>
                <w:top w:val="nil"/>
                <w:left w:val="nil"/>
                <w:bottom w:val="nil"/>
                <w:right w:val="nil"/>
                <w:between w:val="nil"/>
              </w:pBdr>
              <w:spacing w:before="60" w:after="60"/>
              <w:jc w:val="both"/>
              <w:rPr>
                <w:color w:val="000000"/>
              </w:rPr>
            </w:pPr>
            <w:r>
              <w:rPr>
                <w:b/>
                <w:bCs/>
                <w:i/>
                <w:iCs/>
                <w:color w:val="FFFFFF"/>
                <w:sz w:val="20"/>
                <w:szCs w:val="20"/>
              </w:rPr>
              <w:t>CLAUSE 6 – SERVICE DELIVERY</w:t>
            </w:r>
          </w:p>
        </w:tc>
      </w:tr>
      <w:tr w:rsidR="008D4F2E" w14:paraId="37D30FD7" w14:textId="77777777">
        <w:tc>
          <w:tcPr>
            <w:tcW w:w="5035" w:type="dxa"/>
            <w:shd w:val="clear" w:color="auto" w:fill="FFFFFF"/>
          </w:tcPr>
          <w:p w14:paraId="57BE7A9B"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41727057"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5E4C7FE3" w14:textId="77777777" w:rsidR="008D4F2E" w:rsidRDefault="008D4F2E">
            <w:pPr>
              <w:pBdr>
                <w:top w:val="nil"/>
                <w:left w:val="nil"/>
                <w:bottom w:val="nil"/>
                <w:right w:val="nil"/>
                <w:between w:val="nil"/>
              </w:pBdr>
              <w:spacing w:after="40"/>
              <w:jc w:val="both"/>
              <w:rPr>
                <w:color w:val="000000"/>
              </w:rPr>
            </w:pPr>
          </w:p>
        </w:tc>
      </w:tr>
      <w:tr w:rsidR="008D4F2E" w14:paraId="3FC1F6F7" w14:textId="77777777">
        <w:tc>
          <w:tcPr>
            <w:tcW w:w="5035" w:type="dxa"/>
            <w:shd w:val="clear" w:color="auto" w:fill="FFFFFF"/>
          </w:tcPr>
          <w:p w14:paraId="371385EB"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6.1.</w:t>
            </w:r>
            <w:r w:rsidRPr="00ED60DD">
              <w:rPr>
                <w:b/>
                <w:bCs/>
                <w:color w:val="111111"/>
                <w:lang w:val="es-AR"/>
              </w:rPr>
              <w:tab/>
            </w:r>
            <w:r w:rsidRPr="00ED60DD">
              <w:rPr>
                <w:color w:val="111111"/>
                <w:lang w:val="es-AR"/>
              </w:rPr>
              <w:t xml:space="preserve">Na execução dos SERVIÇOS a </w:t>
            </w:r>
            <w:r w:rsidRPr="00ED60DD">
              <w:rPr>
                <w:b/>
                <w:bCs/>
                <w:color w:val="111111"/>
                <w:lang w:val="es-AR"/>
              </w:rPr>
              <w:t>CONTRATADA</w:t>
            </w:r>
            <w:r w:rsidRPr="00ED60DD">
              <w:rPr>
                <w:color w:val="111111"/>
                <w:lang w:val="es-AR"/>
              </w:rPr>
              <w:t xml:space="preserve"> se compromete a entregar à </w:t>
            </w:r>
            <w:r w:rsidRPr="00ED60DD">
              <w:rPr>
                <w:b/>
                <w:bCs/>
                <w:color w:val="111111"/>
                <w:lang w:val="es-AR"/>
              </w:rPr>
              <w:t>CONTRATANTE</w:t>
            </w:r>
            <w:r w:rsidRPr="00ED60DD">
              <w:rPr>
                <w:color w:val="111111"/>
                <w:lang w:val="es-AR"/>
              </w:rPr>
              <w:t>: (a) 1 (um) filme hero de 30 segundos (filme principal da campanha); (b) 5 (cinco) cortes adaptados para formatos de mídia e redes sociais (reels, pre-roll, TikTok, feed e shorts); (c) variações de formato conforme plano de mídia digital aprovado; (d) Key Visual (KV) e peças-mãe da campanha; (e) banners digitais institucionais, promocionais e banners dinâmicos com odds; (f) peças de CRM (e-mail marketing, push notifications e in-app messages); (g) conteúdo proprietário para redes sociais (posts estáticos, animados e vídeos curtos); (h) relatórios periódicos de Social Listening.</w:t>
            </w:r>
          </w:p>
        </w:tc>
        <w:tc>
          <w:tcPr>
            <w:tcW w:w="236" w:type="dxa"/>
            <w:tcBorders>
              <w:left w:val="single" w:sz="4" w:space="0" w:color="B8C8E0"/>
              <w:right w:val="single" w:sz="4" w:space="0" w:color="B8C8E0"/>
            </w:tcBorders>
            <w:shd w:val="clear" w:color="auto" w:fill="FFFFFF"/>
          </w:tcPr>
          <w:p w14:paraId="030567E9"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016FF977" w14:textId="77777777" w:rsidR="008D4F2E" w:rsidRDefault="00000000">
            <w:pPr>
              <w:pBdr>
                <w:top w:val="nil"/>
                <w:left w:val="nil"/>
                <w:bottom w:val="nil"/>
                <w:right w:val="nil"/>
                <w:between w:val="nil"/>
              </w:pBdr>
              <w:spacing w:after="80"/>
              <w:jc w:val="both"/>
              <w:rPr>
                <w:color w:val="000000"/>
              </w:rPr>
            </w:pPr>
            <w:r>
              <w:rPr>
                <w:b/>
                <w:bCs/>
                <w:i/>
                <w:iCs/>
                <w:color w:val="111111"/>
              </w:rPr>
              <w:t>6.1.</w:t>
            </w:r>
            <w:r>
              <w:rPr>
                <w:b/>
                <w:bCs/>
                <w:i/>
                <w:iCs/>
                <w:color w:val="111111"/>
              </w:rPr>
              <w:tab/>
            </w:r>
            <w:r>
              <w:rPr>
                <w:i/>
                <w:iCs/>
                <w:color w:val="111111"/>
              </w:rPr>
              <w:t xml:space="preserve">In the performance of the SERVICES, the </w:t>
            </w:r>
            <w:r>
              <w:rPr>
                <w:b/>
                <w:bCs/>
                <w:i/>
                <w:iCs/>
                <w:color w:val="111111"/>
              </w:rPr>
              <w:t>SERVICE PROVIDER</w:t>
            </w:r>
            <w:r>
              <w:rPr>
                <w:i/>
                <w:iCs/>
                <w:color w:val="111111"/>
              </w:rPr>
              <w:t xml:space="preserve"> undertakes to deliver to the </w:t>
            </w:r>
            <w:r>
              <w:rPr>
                <w:b/>
                <w:bCs/>
                <w:i/>
                <w:iCs/>
                <w:color w:val="111111"/>
              </w:rPr>
              <w:t>CLIENT</w:t>
            </w:r>
            <w:r>
              <w:rPr>
                <w:i/>
                <w:iCs/>
                <w:color w:val="111111"/>
              </w:rPr>
              <w:t>: (a) 1 (one) 30-second hero film (main campaign film); (b) 5 (five) cuts adapted for media and social formats (reels, pre-roll, TikTok, feed and shorts); (c) format variations per the approved digital media plan; (d) Key Visual (KV) and campaign master assets; (e) institutional, promotional and dynamic digital banners with odds; (f) CRM assets (email marketing, push notifications and in-app messages); (g) proprietary social media content (static posts, animated posts and short videos); (h) periodic Social Listening reports.</w:t>
            </w:r>
          </w:p>
        </w:tc>
      </w:tr>
      <w:tr w:rsidR="008D4F2E" w14:paraId="7EE9775D" w14:textId="77777777">
        <w:tc>
          <w:tcPr>
            <w:tcW w:w="5035" w:type="dxa"/>
            <w:shd w:val="clear" w:color="auto" w:fill="FFFFFF"/>
          </w:tcPr>
          <w:p w14:paraId="0F2C3D11"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2F2F65A8"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485BA583" w14:textId="77777777" w:rsidR="008D4F2E" w:rsidRDefault="008D4F2E">
            <w:pPr>
              <w:pBdr>
                <w:top w:val="nil"/>
                <w:left w:val="nil"/>
                <w:bottom w:val="nil"/>
                <w:right w:val="nil"/>
                <w:between w:val="nil"/>
              </w:pBdr>
              <w:spacing w:after="40"/>
              <w:jc w:val="both"/>
              <w:rPr>
                <w:color w:val="000000"/>
              </w:rPr>
            </w:pPr>
          </w:p>
        </w:tc>
      </w:tr>
      <w:tr w:rsidR="008D4F2E" w14:paraId="0400EA61" w14:textId="77777777">
        <w:tc>
          <w:tcPr>
            <w:tcW w:w="5035" w:type="dxa"/>
            <w:shd w:val="clear" w:color="auto" w:fill="E8EEF8"/>
          </w:tcPr>
          <w:p w14:paraId="5D9536C0"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6.2.</w:t>
            </w:r>
            <w:r w:rsidRPr="00ED60DD">
              <w:rPr>
                <w:b/>
                <w:bCs/>
                <w:color w:val="111111"/>
                <w:lang w:val="es-AR"/>
              </w:rPr>
              <w:tab/>
            </w:r>
            <w:r w:rsidRPr="00ED60DD">
              <w:rPr>
                <w:color w:val="111111"/>
                <w:lang w:val="es-AR"/>
              </w:rPr>
              <w:t xml:space="preserve">No que for aplicável, para a prestação dos SERVIÇOS a </w:t>
            </w:r>
            <w:r w:rsidRPr="00ED60DD">
              <w:rPr>
                <w:b/>
                <w:bCs/>
                <w:color w:val="111111"/>
                <w:lang w:val="es-AR"/>
              </w:rPr>
              <w:t>CONTRATANTE</w:t>
            </w:r>
            <w:r w:rsidRPr="00ED60DD">
              <w:rPr>
                <w:color w:val="111111"/>
                <w:lang w:val="es-AR"/>
              </w:rPr>
              <w:t xml:space="preserve"> deverá manifestar por escrito a aprovação ou objeções aos serviços que lhe forem submetidos no prazo de 2 (dois) dias úteis contados da data de sua apresentação pela </w:t>
            </w:r>
            <w:r w:rsidRPr="00ED60DD">
              <w:rPr>
                <w:b/>
                <w:bCs/>
                <w:color w:val="111111"/>
                <w:lang w:val="es-AR"/>
              </w:rPr>
              <w:t>CONTRATADA</w:t>
            </w:r>
            <w:r w:rsidRPr="00ED60DD">
              <w:rPr>
                <w:color w:val="111111"/>
                <w:lang w:val="es-AR"/>
              </w:rPr>
              <w:t>, após o qual considerar-se-ão tacitamente aprovados para todos os efeitos.</w:t>
            </w:r>
          </w:p>
        </w:tc>
        <w:tc>
          <w:tcPr>
            <w:tcW w:w="236" w:type="dxa"/>
            <w:tcBorders>
              <w:left w:val="single" w:sz="4" w:space="0" w:color="B8C8E0"/>
              <w:right w:val="single" w:sz="4" w:space="0" w:color="B8C8E0"/>
            </w:tcBorders>
            <w:shd w:val="clear" w:color="auto" w:fill="FFFFFF"/>
          </w:tcPr>
          <w:p w14:paraId="40624947"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15A2075B" w14:textId="77777777" w:rsidR="008D4F2E" w:rsidRDefault="00000000">
            <w:pPr>
              <w:pBdr>
                <w:top w:val="nil"/>
                <w:left w:val="nil"/>
                <w:bottom w:val="nil"/>
                <w:right w:val="nil"/>
                <w:between w:val="nil"/>
              </w:pBdr>
              <w:spacing w:after="80"/>
              <w:jc w:val="both"/>
              <w:rPr>
                <w:color w:val="000000"/>
              </w:rPr>
            </w:pPr>
            <w:r>
              <w:rPr>
                <w:b/>
                <w:bCs/>
                <w:i/>
                <w:iCs/>
                <w:color w:val="111111"/>
              </w:rPr>
              <w:t>6.2.</w:t>
            </w:r>
            <w:r>
              <w:rPr>
                <w:b/>
                <w:bCs/>
                <w:i/>
                <w:iCs/>
                <w:color w:val="111111"/>
              </w:rPr>
              <w:tab/>
            </w:r>
            <w:r>
              <w:rPr>
                <w:i/>
                <w:iCs/>
                <w:color w:val="111111"/>
              </w:rPr>
              <w:t xml:space="preserve">Where applicable, the </w:t>
            </w:r>
            <w:r>
              <w:rPr>
                <w:b/>
                <w:bCs/>
                <w:i/>
                <w:iCs/>
                <w:color w:val="111111"/>
              </w:rPr>
              <w:t>CLIENT</w:t>
            </w:r>
            <w:r>
              <w:rPr>
                <w:i/>
                <w:iCs/>
                <w:color w:val="111111"/>
              </w:rPr>
              <w:t xml:space="preserve"> shall express written approval or objections to submitted SERVICES within 2 (two) business days from the date of presentation by the </w:t>
            </w:r>
            <w:r>
              <w:rPr>
                <w:b/>
                <w:bCs/>
                <w:i/>
                <w:iCs/>
                <w:color w:val="111111"/>
              </w:rPr>
              <w:t>SERVICE PROVIDER</w:t>
            </w:r>
            <w:r>
              <w:rPr>
                <w:i/>
                <w:iCs/>
                <w:color w:val="111111"/>
              </w:rPr>
              <w:t>, after which they shall be deemed tacitly approved for all purposes.</w:t>
            </w:r>
          </w:p>
        </w:tc>
      </w:tr>
      <w:tr w:rsidR="008D4F2E" w14:paraId="1B8DD417" w14:textId="77777777">
        <w:tc>
          <w:tcPr>
            <w:tcW w:w="5035" w:type="dxa"/>
            <w:shd w:val="clear" w:color="auto" w:fill="FFFFFF"/>
          </w:tcPr>
          <w:p w14:paraId="322C472F"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67B39589"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6F7CA333" w14:textId="77777777" w:rsidR="008D4F2E" w:rsidRDefault="008D4F2E">
            <w:pPr>
              <w:pBdr>
                <w:top w:val="nil"/>
                <w:left w:val="nil"/>
                <w:bottom w:val="nil"/>
                <w:right w:val="nil"/>
                <w:between w:val="nil"/>
              </w:pBdr>
              <w:spacing w:after="40"/>
              <w:jc w:val="both"/>
              <w:rPr>
                <w:color w:val="000000"/>
              </w:rPr>
            </w:pPr>
          </w:p>
        </w:tc>
      </w:tr>
      <w:tr w:rsidR="008D4F2E" w14:paraId="6EA36FEE" w14:textId="77777777">
        <w:tc>
          <w:tcPr>
            <w:tcW w:w="5035" w:type="dxa"/>
            <w:shd w:val="clear" w:color="auto" w:fill="FFFFFF"/>
          </w:tcPr>
          <w:p w14:paraId="2B0E33E0"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6.3.</w:t>
            </w:r>
            <w:r w:rsidRPr="00ED60DD">
              <w:rPr>
                <w:b/>
                <w:bCs/>
                <w:color w:val="111111"/>
                <w:lang w:val="es-AR"/>
              </w:rPr>
              <w:tab/>
            </w:r>
            <w:r w:rsidRPr="00ED60DD">
              <w:rPr>
                <w:color w:val="111111"/>
                <w:lang w:val="es-AR"/>
              </w:rPr>
              <w:t xml:space="preserve">Caso a </w:t>
            </w:r>
            <w:r w:rsidRPr="00ED60DD">
              <w:rPr>
                <w:b/>
                <w:bCs/>
                <w:color w:val="111111"/>
                <w:lang w:val="es-AR"/>
              </w:rPr>
              <w:t>CONTRATANTE</w:t>
            </w:r>
            <w:r w:rsidRPr="00ED60DD">
              <w:rPr>
                <w:color w:val="111111"/>
                <w:lang w:val="es-AR"/>
              </w:rPr>
              <w:t xml:space="preserve"> solicite à </w:t>
            </w:r>
            <w:r w:rsidRPr="00ED60DD">
              <w:rPr>
                <w:b/>
                <w:bCs/>
                <w:color w:val="111111"/>
                <w:lang w:val="es-AR"/>
              </w:rPr>
              <w:t>CONTRATADA</w:t>
            </w:r>
            <w:r w:rsidRPr="00ED60DD">
              <w:rPr>
                <w:color w:val="111111"/>
                <w:lang w:val="es-AR"/>
              </w:rPr>
              <w:t xml:space="preserve"> serviços adicionais que não estão incluídos no escopo dos serviços ora contratados, as </w:t>
            </w:r>
            <w:r w:rsidRPr="00ED60DD">
              <w:rPr>
                <w:color w:val="111111"/>
                <w:lang w:val="es-AR"/>
              </w:rPr>
              <w:lastRenderedPageBreak/>
              <w:t>Partes firmarão aditivo a este contrato, prevendo o seu novo escopo, prazo de execução e a remuneração.</w:t>
            </w:r>
          </w:p>
        </w:tc>
        <w:tc>
          <w:tcPr>
            <w:tcW w:w="236" w:type="dxa"/>
            <w:tcBorders>
              <w:left w:val="single" w:sz="4" w:space="0" w:color="B8C8E0"/>
              <w:right w:val="single" w:sz="4" w:space="0" w:color="B8C8E0"/>
            </w:tcBorders>
            <w:shd w:val="clear" w:color="auto" w:fill="FFFFFF"/>
          </w:tcPr>
          <w:p w14:paraId="5AE8D0B8"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309C1376" w14:textId="77777777" w:rsidR="008D4F2E" w:rsidRDefault="00000000">
            <w:pPr>
              <w:pBdr>
                <w:top w:val="nil"/>
                <w:left w:val="nil"/>
                <w:bottom w:val="nil"/>
                <w:right w:val="nil"/>
                <w:between w:val="nil"/>
              </w:pBdr>
              <w:spacing w:after="80"/>
              <w:jc w:val="both"/>
              <w:rPr>
                <w:color w:val="000000"/>
              </w:rPr>
            </w:pPr>
            <w:r>
              <w:rPr>
                <w:b/>
                <w:bCs/>
                <w:i/>
                <w:iCs/>
                <w:color w:val="111111"/>
              </w:rPr>
              <w:t>6.3.</w:t>
            </w:r>
            <w:r>
              <w:rPr>
                <w:b/>
                <w:bCs/>
                <w:i/>
                <w:iCs/>
                <w:color w:val="111111"/>
              </w:rPr>
              <w:tab/>
            </w:r>
            <w:r>
              <w:rPr>
                <w:i/>
                <w:iCs/>
                <w:color w:val="111111"/>
              </w:rPr>
              <w:t xml:space="preserve">Should the </w:t>
            </w:r>
            <w:r>
              <w:rPr>
                <w:b/>
                <w:bCs/>
                <w:i/>
                <w:iCs/>
                <w:color w:val="111111"/>
              </w:rPr>
              <w:t>CLIENT</w:t>
            </w:r>
            <w:r>
              <w:rPr>
                <w:i/>
                <w:iCs/>
                <w:color w:val="111111"/>
              </w:rPr>
              <w:t xml:space="preserve"> request additional services from the </w:t>
            </w:r>
            <w:r>
              <w:rPr>
                <w:b/>
                <w:bCs/>
                <w:i/>
                <w:iCs/>
                <w:color w:val="111111"/>
              </w:rPr>
              <w:t>SERVICE PROVIDER</w:t>
            </w:r>
            <w:r>
              <w:rPr>
                <w:i/>
                <w:iCs/>
                <w:color w:val="111111"/>
              </w:rPr>
              <w:t xml:space="preserve"> not included in the current scope, the Parties shall execute an amendment to </w:t>
            </w:r>
            <w:r>
              <w:rPr>
                <w:i/>
                <w:iCs/>
                <w:color w:val="111111"/>
              </w:rPr>
              <w:lastRenderedPageBreak/>
              <w:t>this agreement specifying the new scope, timeline and remuneration.</w:t>
            </w:r>
          </w:p>
        </w:tc>
      </w:tr>
      <w:tr w:rsidR="008D4F2E" w14:paraId="00FD4478" w14:textId="77777777">
        <w:tc>
          <w:tcPr>
            <w:tcW w:w="5035" w:type="dxa"/>
            <w:shd w:val="clear" w:color="auto" w:fill="FFFFFF"/>
          </w:tcPr>
          <w:p w14:paraId="0F09E40B"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097E20BD"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46BAA29D" w14:textId="77777777" w:rsidR="008D4F2E" w:rsidRDefault="008D4F2E">
            <w:pPr>
              <w:pBdr>
                <w:top w:val="nil"/>
                <w:left w:val="nil"/>
                <w:bottom w:val="nil"/>
                <w:right w:val="nil"/>
                <w:between w:val="nil"/>
              </w:pBdr>
              <w:spacing w:after="40"/>
              <w:jc w:val="both"/>
              <w:rPr>
                <w:color w:val="000000"/>
              </w:rPr>
            </w:pPr>
          </w:p>
        </w:tc>
      </w:tr>
      <w:tr w:rsidR="008D4F2E" w14:paraId="6FE66AF4" w14:textId="77777777">
        <w:tc>
          <w:tcPr>
            <w:tcW w:w="5035" w:type="dxa"/>
            <w:shd w:val="clear" w:color="auto" w:fill="003087"/>
          </w:tcPr>
          <w:p w14:paraId="0F38647F" w14:textId="77777777" w:rsidR="008D4F2E" w:rsidRDefault="00000000">
            <w:pPr>
              <w:pBdr>
                <w:top w:val="nil"/>
                <w:left w:val="nil"/>
                <w:bottom w:val="nil"/>
                <w:right w:val="nil"/>
                <w:between w:val="nil"/>
              </w:pBdr>
              <w:spacing w:before="60" w:after="60"/>
              <w:jc w:val="both"/>
              <w:rPr>
                <w:color w:val="000000"/>
              </w:rPr>
            </w:pPr>
            <w:r>
              <w:rPr>
                <w:b/>
                <w:bCs/>
                <w:color w:val="FFFFFF"/>
                <w:sz w:val="20"/>
                <w:szCs w:val="20"/>
              </w:rPr>
              <w:t>CLÁUSULA 7ª - DISPOSIÇÕES ESPECÍFICAS</w:t>
            </w:r>
          </w:p>
        </w:tc>
        <w:tc>
          <w:tcPr>
            <w:tcW w:w="236" w:type="dxa"/>
            <w:tcBorders>
              <w:left w:val="single" w:sz="4" w:space="0" w:color="B8C8E0"/>
              <w:right w:val="single" w:sz="4" w:space="0" w:color="B8C8E0"/>
            </w:tcBorders>
            <w:shd w:val="clear" w:color="auto" w:fill="FFFFFF"/>
          </w:tcPr>
          <w:p w14:paraId="017418C2"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003087"/>
          </w:tcPr>
          <w:p w14:paraId="5DE6876E" w14:textId="77777777" w:rsidR="008D4F2E" w:rsidRDefault="00000000">
            <w:pPr>
              <w:pBdr>
                <w:top w:val="nil"/>
                <w:left w:val="nil"/>
                <w:bottom w:val="nil"/>
                <w:right w:val="nil"/>
                <w:between w:val="nil"/>
              </w:pBdr>
              <w:spacing w:before="60" w:after="60"/>
              <w:jc w:val="both"/>
              <w:rPr>
                <w:color w:val="000000"/>
              </w:rPr>
            </w:pPr>
            <w:r>
              <w:rPr>
                <w:b/>
                <w:bCs/>
                <w:i/>
                <w:iCs/>
                <w:color w:val="FFFFFF"/>
                <w:sz w:val="20"/>
                <w:szCs w:val="20"/>
              </w:rPr>
              <w:t>CLAUSE 7 – SPECIFIC PROVISIONS</w:t>
            </w:r>
          </w:p>
        </w:tc>
      </w:tr>
      <w:tr w:rsidR="008D4F2E" w14:paraId="0F293073" w14:textId="77777777">
        <w:tc>
          <w:tcPr>
            <w:tcW w:w="5035" w:type="dxa"/>
            <w:shd w:val="clear" w:color="auto" w:fill="FFFFFF"/>
          </w:tcPr>
          <w:p w14:paraId="75A1F41F"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611F2F3D"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0464193F" w14:textId="77777777" w:rsidR="008D4F2E" w:rsidRDefault="008D4F2E">
            <w:pPr>
              <w:pBdr>
                <w:top w:val="nil"/>
                <w:left w:val="nil"/>
                <w:bottom w:val="nil"/>
                <w:right w:val="nil"/>
                <w:between w:val="nil"/>
              </w:pBdr>
              <w:spacing w:after="40"/>
              <w:jc w:val="both"/>
              <w:rPr>
                <w:color w:val="000000"/>
              </w:rPr>
            </w:pPr>
          </w:p>
        </w:tc>
      </w:tr>
      <w:tr w:rsidR="008D4F2E" w14:paraId="146C71B7" w14:textId="77777777">
        <w:tc>
          <w:tcPr>
            <w:tcW w:w="5035" w:type="dxa"/>
            <w:shd w:val="clear" w:color="auto" w:fill="FFFFFF"/>
          </w:tcPr>
          <w:p w14:paraId="3A3465D9"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7.1.</w:t>
            </w:r>
            <w:r w:rsidRPr="00ED60DD">
              <w:rPr>
                <w:b/>
                <w:bCs/>
                <w:color w:val="111111"/>
                <w:lang w:val="es-AR"/>
              </w:rPr>
              <w:tab/>
            </w:r>
            <w:r w:rsidRPr="00ED60DD">
              <w:rPr>
                <w:color w:val="111111"/>
                <w:lang w:val="es-AR"/>
              </w:rPr>
              <w:t xml:space="preserve">Para a perfeita execução dos SERVIÇOS, a </w:t>
            </w:r>
            <w:r w:rsidRPr="00ED60DD">
              <w:rPr>
                <w:b/>
                <w:bCs/>
                <w:color w:val="111111"/>
                <w:lang w:val="es-AR"/>
              </w:rPr>
              <w:t>CONTRATANTE</w:t>
            </w:r>
            <w:r w:rsidRPr="00ED60DD">
              <w:rPr>
                <w:color w:val="111111"/>
                <w:lang w:val="es-AR"/>
              </w:rPr>
              <w:t xml:space="preserve"> deverá fornecer:</w:t>
            </w:r>
          </w:p>
        </w:tc>
        <w:tc>
          <w:tcPr>
            <w:tcW w:w="236" w:type="dxa"/>
            <w:tcBorders>
              <w:left w:val="single" w:sz="4" w:space="0" w:color="B8C8E0"/>
              <w:right w:val="single" w:sz="4" w:space="0" w:color="B8C8E0"/>
            </w:tcBorders>
            <w:shd w:val="clear" w:color="auto" w:fill="FFFFFF"/>
          </w:tcPr>
          <w:p w14:paraId="073406E9"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71F9BA49" w14:textId="77777777" w:rsidR="008D4F2E" w:rsidRDefault="00000000">
            <w:pPr>
              <w:pBdr>
                <w:top w:val="nil"/>
                <w:left w:val="nil"/>
                <w:bottom w:val="nil"/>
                <w:right w:val="nil"/>
                <w:between w:val="nil"/>
              </w:pBdr>
              <w:spacing w:after="80"/>
              <w:jc w:val="both"/>
              <w:rPr>
                <w:color w:val="000000"/>
              </w:rPr>
            </w:pPr>
            <w:r>
              <w:rPr>
                <w:b/>
                <w:bCs/>
                <w:i/>
                <w:iCs/>
                <w:color w:val="111111"/>
              </w:rPr>
              <w:t>7.1.</w:t>
            </w:r>
            <w:r>
              <w:rPr>
                <w:b/>
                <w:bCs/>
                <w:i/>
                <w:iCs/>
                <w:color w:val="111111"/>
              </w:rPr>
              <w:tab/>
            </w:r>
            <w:r>
              <w:rPr>
                <w:i/>
                <w:iCs/>
                <w:color w:val="111111"/>
              </w:rPr>
              <w:t xml:space="preserve">For the proper performance of the SERVICES, the </w:t>
            </w:r>
            <w:r>
              <w:rPr>
                <w:b/>
                <w:bCs/>
                <w:i/>
                <w:iCs/>
                <w:color w:val="111111"/>
              </w:rPr>
              <w:t>CLIENT</w:t>
            </w:r>
            <w:r>
              <w:rPr>
                <w:i/>
                <w:iCs/>
                <w:color w:val="111111"/>
              </w:rPr>
              <w:t xml:space="preserve"> shall provide:</w:t>
            </w:r>
          </w:p>
        </w:tc>
      </w:tr>
      <w:tr w:rsidR="008D4F2E" w14:paraId="20847DF9" w14:textId="77777777">
        <w:tc>
          <w:tcPr>
            <w:tcW w:w="5035" w:type="dxa"/>
            <w:shd w:val="clear" w:color="auto" w:fill="E8EEF8"/>
          </w:tcPr>
          <w:p w14:paraId="1F53423D"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111111"/>
                <w:lang w:val="es-AR"/>
              </w:rPr>
              <w:t>(a) todos os briefings e materiais de referência necessários com antecedência mínima de 5 (cinco) dias úteis;</w:t>
            </w:r>
          </w:p>
        </w:tc>
        <w:tc>
          <w:tcPr>
            <w:tcW w:w="236" w:type="dxa"/>
            <w:tcBorders>
              <w:left w:val="single" w:sz="4" w:space="0" w:color="B8C8E0"/>
              <w:right w:val="single" w:sz="4" w:space="0" w:color="B8C8E0"/>
            </w:tcBorders>
            <w:shd w:val="clear" w:color="auto" w:fill="FFFFFF"/>
          </w:tcPr>
          <w:p w14:paraId="5820DFF2"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003C3331" w14:textId="77777777" w:rsidR="008D4F2E" w:rsidRDefault="00000000">
            <w:pPr>
              <w:pBdr>
                <w:top w:val="nil"/>
                <w:left w:val="nil"/>
                <w:bottom w:val="nil"/>
                <w:right w:val="nil"/>
                <w:between w:val="nil"/>
              </w:pBdr>
              <w:spacing w:after="80"/>
              <w:ind w:left="300"/>
              <w:jc w:val="both"/>
              <w:rPr>
                <w:color w:val="000000"/>
              </w:rPr>
            </w:pPr>
            <w:r>
              <w:rPr>
                <w:i/>
                <w:iCs/>
                <w:color w:val="111111"/>
              </w:rPr>
              <w:t>(a) all required briefings and reference materials at least 5 (five) business days in advance;</w:t>
            </w:r>
          </w:p>
        </w:tc>
      </w:tr>
      <w:tr w:rsidR="008D4F2E" w14:paraId="4855B9AC" w14:textId="77777777">
        <w:tc>
          <w:tcPr>
            <w:tcW w:w="5035" w:type="dxa"/>
            <w:shd w:val="clear" w:color="auto" w:fill="FFFFFF"/>
          </w:tcPr>
          <w:p w14:paraId="15E18284"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111111"/>
                <w:lang w:val="es-AR"/>
              </w:rPr>
              <w:t>(b) aprovações de cada entrega em até 2 (dois) dias úteis, conforme cláusula 4.2;</w:t>
            </w:r>
          </w:p>
        </w:tc>
        <w:tc>
          <w:tcPr>
            <w:tcW w:w="236" w:type="dxa"/>
            <w:tcBorders>
              <w:left w:val="single" w:sz="4" w:space="0" w:color="B8C8E0"/>
              <w:right w:val="single" w:sz="4" w:space="0" w:color="B8C8E0"/>
            </w:tcBorders>
            <w:shd w:val="clear" w:color="auto" w:fill="FFFFFF"/>
          </w:tcPr>
          <w:p w14:paraId="0758C7A4"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73EF8F34" w14:textId="77777777" w:rsidR="008D4F2E" w:rsidRDefault="00000000">
            <w:pPr>
              <w:pBdr>
                <w:top w:val="nil"/>
                <w:left w:val="nil"/>
                <w:bottom w:val="nil"/>
                <w:right w:val="nil"/>
                <w:between w:val="nil"/>
              </w:pBdr>
              <w:spacing w:after="80"/>
              <w:ind w:left="300"/>
              <w:jc w:val="both"/>
              <w:rPr>
                <w:color w:val="000000"/>
              </w:rPr>
            </w:pPr>
            <w:r>
              <w:rPr>
                <w:i/>
                <w:iCs/>
                <w:color w:val="111111"/>
              </w:rPr>
              <w:t>(b) approvals for each deliverable within 2 (two) business days, pursuant to clause 4.2;</w:t>
            </w:r>
          </w:p>
        </w:tc>
      </w:tr>
      <w:tr w:rsidR="008D4F2E" w14:paraId="35BE8586" w14:textId="77777777">
        <w:tc>
          <w:tcPr>
            <w:tcW w:w="5035" w:type="dxa"/>
            <w:shd w:val="clear" w:color="auto" w:fill="E8EEF8"/>
          </w:tcPr>
          <w:p w14:paraId="1BC0D806"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111111"/>
                <w:lang w:val="es-AR"/>
              </w:rPr>
              <w:t>(c) informações técnicas sobre produtos, mercados e odds para produção dos banners dinâmicos;</w:t>
            </w:r>
          </w:p>
        </w:tc>
        <w:tc>
          <w:tcPr>
            <w:tcW w:w="236" w:type="dxa"/>
            <w:tcBorders>
              <w:left w:val="single" w:sz="4" w:space="0" w:color="B8C8E0"/>
              <w:right w:val="single" w:sz="4" w:space="0" w:color="B8C8E0"/>
            </w:tcBorders>
            <w:shd w:val="clear" w:color="auto" w:fill="FFFFFF"/>
          </w:tcPr>
          <w:p w14:paraId="502C1E2B"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478E361B" w14:textId="77777777" w:rsidR="008D4F2E" w:rsidRDefault="00000000">
            <w:pPr>
              <w:pBdr>
                <w:top w:val="nil"/>
                <w:left w:val="nil"/>
                <w:bottom w:val="nil"/>
                <w:right w:val="nil"/>
                <w:between w:val="nil"/>
              </w:pBdr>
              <w:spacing w:after="80"/>
              <w:ind w:left="300"/>
              <w:jc w:val="both"/>
              <w:rPr>
                <w:color w:val="000000"/>
              </w:rPr>
            </w:pPr>
            <w:r>
              <w:rPr>
                <w:i/>
                <w:iCs/>
                <w:color w:val="111111"/>
              </w:rPr>
              <w:t>(c) technical information on products, markets and odds for the production of dynamic banners;</w:t>
            </w:r>
          </w:p>
        </w:tc>
      </w:tr>
      <w:tr w:rsidR="008D4F2E" w14:paraId="254A9B86" w14:textId="77777777">
        <w:tc>
          <w:tcPr>
            <w:tcW w:w="5035" w:type="dxa"/>
            <w:shd w:val="clear" w:color="auto" w:fill="FFFFFF"/>
          </w:tcPr>
          <w:p w14:paraId="691525BE"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111111"/>
                <w:lang w:val="es-AR"/>
              </w:rPr>
              <w:t>(d) acesso às plataformas e ferramentas necessárias para social listening e distribuição de conteúdo; e</w:t>
            </w:r>
          </w:p>
        </w:tc>
        <w:tc>
          <w:tcPr>
            <w:tcW w:w="236" w:type="dxa"/>
            <w:tcBorders>
              <w:left w:val="single" w:sz="4" w:space="0" w:color="B8C8E0"/>
              <w:right w:val="single" w:sz="4" w:space="0" w:color="B8C8E0"/>
            </w:tcBorders>
            <w:shd w:val="clear" w:color="auto" w:fill="FFFFFF"/>
          </w:tcPr>
          <w:p w14:paraId="6B55CF79"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560552E9" w14:textId="77777777" w:rsidR="008D4F2E" w:rsidRDefault="00000000">
            <w:pPr>
              <w:pBdr>
                <w:top w:val="nil"/>
                <w:left w:val="nil"/>
                <w:bottom w:val="nil"/>
                <w:right w:val="nil"/>
                <w:between w:val="nil"/>
              </w:pBdr>
              <w:spacing w:after="80"/>
              <w:ind w:left="300"/>
              <w:jc w:val="both"/>
              <w:rPr>
                <w:color w:val="000000"/>
              </w:rPr>
            </w:pPr>
            <w:r>
              <w:rPr>
                <w:i/>
                <w:iCs/>
                <w:color w:val="111111"/>
              </w:rPr>
              <w:t>(d) access to platforms and tools required for social listening and content distribution; and</w:t>
            </w:r>
          </w:p>
        </w:tc>
      </w:tr>
      <w:tr w:rsidR="008D4F2E" w14:paraId="4058E823" w14:textId="77777777">
        <w:tc>
          <w:tcPr>
            <w:tcW w:w="5035" w:type="dxa"/>
            <w:shd w:val="clear" w:color="auto" w:fill="E8EEF8"/>
          </w:tcPr>
          <w:p w14:paraId="3A3D2637"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111111"/>
                <w:lang w:val="es-AR"/>
              </w:rPr>
              <w:t>(e) autorizações para uso de marcas, licenças e direitos de imagem quando aplicável ao escopo.</w:t>
            </w:r>
          </w:p>
        </w:tc>
        <w:tc>
          <w:tcPr>
            <w:tcW w:w="236" w:type="dxa"/>
            <w:tcBorders>
              <w:left w:val="single" w:sz="4" w:space="0" w:color="B8C8E0"/>
              <w:right w:val="single" w:sz="4" w:space="0" w:color="B8C8E0"/>
            </w:tcBorders>
            <w:shd w:val="clear" w:color="auto" w:fill="FFFFFF"/>
          </w:tcPr>
          <w:p w14:paraId="56EFF135"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4E05674E" w14:textId="77777777" w:rsidR="008D4F2E" w:rsidRDefault="00000000">
            <w:pPr>
              <w:pBdr>
                <w:top w:val="nil"/>
                <w:left w:val="nil"/>
                <w:bottom w:val="nil"/>
                <w:right w:val="nil"/>
                <w:between w:val="nil"/>
              </w:pBdr>
              <w:spacing w:after="80"/>
              <w:ind w:left="300"/>
              <w:jc w:val="both"/>
              <w:rPr>
                <w:color w:val="000000"/>
              </w:rPr>
            </w:pPr>
            <w:r>
              <w:rPr>
                <w:i/>
                <w:iCs/>
                <w:color w:val="111111"/>
              </w:rPr>
              <w:t>(e) authorizations for the use of trademarks, licenses and image rights where applicable to the scope.</w:t>
            </w:r>
          </w:p>
        </w:tc>
      </w:tr>
      <w:tr w:rsidR="008D4F2E" w14:paraId="6667313B" w14:textId="77777777">
        <w:tc>
          <w:tcPr>
            <w:tcW w:w="5035" w:type="dxa"/>
            <w:shd w:val="clear" w:color="auto" w:fill="FFFFFF"/>
          </w:tcPr>
          <w:p w14:paraId="2DCE6786"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62664D3B"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09ADAA34" w14:textId="77777777" w:rsidR="008D4F2E" w:rsidRDefault="008D4F2E">
            <w:pPr>
              <w:pBdr>
                <w:top w:val="nil"/>
                <w:left w:val="nil"/>
                <w:bottom w:val="nil"/>
                <w:right w:val="nil"/>
                <w:between w:val="nil"/>
              </w:pBdr>
              <w:spacing w:after="40"/>
              <w:jc w:val="both"/>
              <w:rPr>
                <w:color w:val="000000"/>
              </w:rPr>
            </w:pPr>
          </w:p>
        </w:tc>
      </w:tr>
      <w:tr w:rsidR="008D4F2E" w14:paraId="155BBCE8" w14:textId="77777777">
        <w:tc>
          <w:tcPr>
            <w:tcW w:w="5035" w:type="dxa"/>
            <w:shd w:val="clear" w:color="auto" w:fill="003087"/>
          </w:tcPr>
          <w:p w14:paraId="1FD881F2" w14:textId="77777777" w:rsidR="008D4F2E" w:rsidRPr="00ED60DD" w:rsidRDefault="00000000">
            <w:pPr>
              <w:pBdr>
                <w:top w:val="nil"/>
                <w:left w:val="nil"/>
                <w:bottom w:val="nil"/>
                <w:right w:val="nil"/>
                <w:between w:val="nil"/>
              </w:pBdr>
              <w:spacing w:before="60" w:after="60"/>
              <w:jc w:val="both"/>
              <w:rPr>
                <w:color w:val="000000"/>
                <w:lang w:val="es-AR"/>
              </w:rPr>
            </w:pPr>
            <w:r w:rsidRPr="00ED60DD">
              <w:rPr>
                <w:b/>
                <w:bCs/>
                <w:color w:val="FFFFFF"/>
                <w:sz w:val="20"/>
                <w:szCs w:val="20"/>
                <w:lang w:val="es-AR"/>
              </w:rPr>
              <w:t>CLÁUSULA 8ª - RESERVA DE DIREITOS</w:t>
            </w:r>
          </w:p>
        </w:tc>
        <w:tc>
          <w:tcPr>
            <w:tcW w:w="236" w:type="dxa"/>
            <w:tcBorders>
              <w:left w:val="single" w:sz="4" w:space="0" w:color="B8C8E0"/>
              <w:right w:val="single" w:sz="4" w:space="0" w:color="B8C8E0"/>
            </w:tcBorders>
            <w:shd w:val="clear" w:color="auto" w:fill="FFFFFF"/>
          </w:tcPr>
          <w:p w14:paraId="4FFDEEC4"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003087"/>
          </w:tcPr>
          <w:p w14:paraId="5BBDA47A" w14:textId="77777777" w:rsidR="008D4F2E" w:rsidRDefault="00000000">
            <w:pPr>
              <w:pBdr>
                <w:top w:val="nil"/>
                <w:left w:val="nil"/>
                <w:bottom w:val="nil"/>
                <w:right w:val="nil"/>
                <w:between w:val="nil"/>
              </w:pBdr>
              <w:spacing w:before="60" w:after="60"/>
              <w:jc w:val="both"/>
              <w:rPr>
                <w:color w:val="000000"/>
              </w:rPr>
            </w:pPr>
            <w:r>
              <w:rPr>
                <w:b/>
                <w:bCs/>
                <w:i/>
                <w:iCs/>
                <w:color w:val="FFFFFF"/>
                <w:sz w:val="20"/>
                <w:szCs w:val="20"/>
              </w:rPr>
              <w:t>CLAUSE 8 – RESERVATION OF RIGHTS</w:t>
            </w:r>
          </w:p>
        </w:tc>
      </w:tr>
      <w:tr w:rsidR="008D4F2E" w14:paraId="7CAD1C3F" w14:textId="77777777">
        <w:tc>
          <w:tcPr>
            <w:tcW w:w="5035" w:type="dxa"/>
            <w:shd w:val="clear" w:color="auto" w:fill="FFFFFF"/>
          </w:tcPr>
          <w:p w14:paraId="7B6AC8EC"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4AAB1239"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1FE704BA" w14:textId="77777777" w:rsidR="008D4F2E" w:rsidRDefault="008D4F2E">
            <w:pPr>
              <w:pBdr>
                <w:top w:val="nil"/>
                <w:left w:val="nil"/>
                <w:bottom w:val="nil"/>
                <w:right w:val="nil"/>
                <w:between w:val="nil"/>
              </w:pBdr>
              <w:spacing w:after="40"/>
              <w:jc w:val="both"/>
              <w:rPr>
                <w:color w:val="000000"/>
              </w:rPr>
            </w:pPr>
          </w:p>
        </w:tc>
      </w:tr>
      <w:tr w:rsidR="008D4F2E" w14:paraId="510162CF" w14:textId="77777777">
        <w:tc>
          <w:tcPr>
            <w:tcW w:w="5035" w:type="dxa"/>
            <w:shd w:val="clear" w:color="auto" w:fill="FFFFFF"/>
          </w:tcPr>
          <w:p w14:paraId="1821A46F"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8.1.</w:t>
            </w:r>
            <w:r w:rsidRPr="00ED60DD">
              <w:rPr>
                <w:b/>
                <w:bCs/>
                <w:color w:val="111111"/>
                <w:lang w:val="es-AR"/>
              </w:rPr>
              <w:tab/>
            </w:r>
            <w:r w:rsidRPr="00ED60DD">
              <w:rPr>
                <w:color w:val="111111"/>
                <w:lang w:val="es-AR"/>
              </w:rPr>
              <w:t xml:space="preserve">Todas as campanhas e materiais publicitários, postagens, planos, palavras-chave, banco de dados, relatórios e quaisquer modificações ou adaptações criados/produzidos/desenvolvidos </w:t>
            </w:r>
            <w:r w:rsidRPr="00ED60DD">
              <w:rPr>
                <w:b/>
                <w:bCs/>
                <w:color w:val="111111"/>
                <w:lang w:val="es-AR"/>
              </w:rPr>
              <w:t>exclusivamente</w:t>
            </w:r>
            <w:r w:rsidRPr="00ED60DD">
              <w:rPr>
                <w:color w:val="111111"/>
                <w:lang w:val="es-AR"/>
              </w:rPr>
              <w:t xml:space="preserve"> em razão deste Contrato (“Produtos do Trabalho”), sujeitos a direitos autorais, marcas registradas ou patentes, produzidas diretamente pela </w:t>
            </w:r>
            <w:r w:rsidRPr="00ED60DD">
              <w:rPr>
                <w:b/>
                <w:bCs/>
                <w:color w:val="111111"/>
                <w:lang w:val="es-AR"/>
              </w:rPr>
              <w:t>CONTRATADA</w:t>
            </w:r>
            <w:r w:rsidRPr="00ED60DD">
              <w:rPr>
                <w:color w:val="111111"/>
                <w:lang w:val="es-AR"/>
              </w:rPr>
              <w:t xml:space="preserve"> para a </w:t>
            </w:r>
            <w:r w:rsidRPr="00ED60DD">
              <w:rPr>
                <w:b/>
                <w:bCs/>
                <w:color w:val="111111"/>
                <w:lang w:val="es-AR"/>
              </w:rPr>
              <w:t>CONTRATANTE</w:t>
            </w:r>
            <w:r w:rsidRPr="00ED60DD">
              <w:rPr>
                <w:color w:val="111111"/>
                <w:lang w:val="es-AR"/>
              </w:rPr>
              <w:t xml:space="preserve"> nos termos deste instrumento, serão de propriedade da </w:t>
            </w:r>
            <w:r w:rsidRPr="00ED60DD">
              <w:rPr>
                <w:b/>
                <w:bCs/>
                <w:color w:val="111111"/>
                <w:lang w:val="es-AR"/>
              </w:rPr>
              <w:t>CONTRATANTE</w:t>
            </w:r>
            <w:r w:rsidRPr="00ED60DD">
              <w:rPr>
                <w:color w:val="111111"/>
                <w:lang w:val="es-AR"/>
              </w:rPr>
              <w:t>.</w:t>
            </w:r>
          </w:p>
        </w:tc>
        <w:tc>
          <w:tcPr>
            <w:tcW w:w="236" w:type="dxa"/>
            <w:tcBorders>
              <w:left w:val="single" w:sz="4" w:space="0" w:color="B8C8E0"/>
              <w:right w:val="single" w:sz="4" w:space="0" w:color="B8C8E0"/>
            </w:tcBorders>
            <w:shd w:val="clear" w:color="auto" w:fill="FFFFFF"/>
          </w:tcPr>
          <w:p w14:paraId="5DAE006D"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77534816" w14:textId="77777777" w:rsidR="008D4F2E" w:rsidRDefault="00000000">
            <w:pPr>
              <w:pBdr>
                <w:top w:val="nil"/>
                <w:left w:val="nil"/>
                <w:bottom w:val="nil"/>
                <w:right w:val="nil"/>
                <w:between w:val="nil"/>
              </w:pBdr>
              <w:spacing w:after="80"/>
              <w:jc w:val="both"/>
              <w:rPr>
                <w:color w:val="000000"/>
              </w:rPr>
            </w:pPr>
            <w:r>
              <w:rPr>
                <w:b/>
                <w:bCs/>
                <w:i/>
                <w:iCs/>
                <w:color w:val="111111"/>
              </w:rPr>
              <w:t>8.1.</w:t>
            </w:r>
            <w:r>
              <w:rPr>
                <w:b/>
                <w:bCs/>
                <w:i/>
                <w:iCs/>
                <w:color w:val="111111"/>
              </w:rPr>
              <w:tab/>
            </w:r>
            <w:r>
              <w:rPr>
                <w:i/>
                <w:iCs/>
                <w:color w:val="111111"/>
              </w:rPr>
              <w:t xml:space="preserve">All advertising campaigns and materials, posts, plans, keywords, databases, reports and any modifications or adaptations created/produced/developed </w:t>
            </w:r>
            <w:r>
              <w:rPr>
                <w:b/>
                <w:bCs/>
                <w:i/>
                <w:iCs/>
                <w:color w:val="111111"/>
              </w:rPr>
              <w:t>exclusively</w:t>
            </w:r>
            <w:r>
              <w:rPr>
                <w:i/>
                <w:iCs/>
                <w:color w:val="111111"/>
              </w:rPr>
              <w:t xml:space="preserve"> under this Agreement (“Work Products”), subject to copyright, trademarks or patents, produced directly by the </w:t>
            </w:r>
            <w:r>
              <w:rPr>
                <w:b/>
                <w:bCs/>
                <w:i/>
                <w:iCs/>
                <w:color w:val="111111"/>
              </w:rPr>
              <w:t>SERVICE PROVIDER</w:t>
            </w:r>
            <w:r>
              <w:rPr>
                <w:i/>
                <w:iCs/>
                <w:color w:val="111111"/>
              </w:rPr>
              <w:t xml:space="preserve"> for the </w:t>
            </w:r>
            <w:r>
              <w:rPr>
                <w:b/>
                <w:bCs/>
                <w:i/>
                <w:iCs/>
                <w:color w:val="111111"/>
              </w:rPr>
              <w:t>CLIENT</w:t>
            </w:r>
            <w:r>
              <w:rPr>
                <w:i/>
                <w:iCs/>
                <w:color w:val="111111"/>
              </w:rPr>
              <w:t xml:space="preserve"> pursuant to this instrument, shall be the property of the </w:t>
            </w:r>
            <w:r>
              <w:rPr>
                <w:b/>
                <w:bCs/>
                <w:i/>
                <w:iCs/>
                <w:color w:val="111111"/>
              </w:rPr>
              <w:t>CLIENT</w:t>
            </w:r>
            <w:r>
              <w:rPr>
                <w:i/>
                <w:iCs/>
                <w:color w:val="111111"/>
              </w:rPr>
              <w:t>.</w:t>
            </w:r>
          </w:p>
        </w:tc>
      </w:tr>
      <w:tr w:rsidR="008D4F2E" w14:paraId="290D6C1E" w14:textId="77777777">
        <w:tc>
          <w:tcPr>
            <w:tcW w:w="5035" w:type="dxa"/>
            <w:shd w:val="clear" w:color="auto" w:fill="FFFFFF"/>
          </w:tcPr>
          <w:p w14:paraId="3D3891EA"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3E429B5E"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1C4F4B6E" w14:textId="77777777" w:rsidR="008D4F2E" w:rsidRDefault="008D4F2E">
            <w:pPr>
              <w:pBdr>
                <w:top w:val="nil"/>
                <w:left w:val="nil"/>
                <w:bottom w:val="nil"/>
                <w:right w:val="nil"/>
                <w:between w:val="nil"/>
              </w:pBdr>
              <w:spacing w:after="40"/>
              <w:jc w:val="both"/>
              <w:rPr>
                <w:color w:val="000000"/>
              </w:rPr>
            </w:pPr>
          </w:p>
        </w:tc>
      </w:tr>
      <w:tr w:rsidR="008D4F2E" w14:paraId="44408AB3" w14:textId="77777777">
        <w:tc>
          <w:tcPr>
            <w:tcW w:w="5035" w:type="dxa"/>
            <w:shd w:val="clear" w:color="auto" w:fill="E8EEF8"/>
          </w:tcPr>
          <w:p w14:paraId="02F9745F"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8.2.</w:t>
            </w:r>
            <w:r w:rsidRPr="00ED60DD">
              <w:rPr>
                <w:b/>
                <w:bCs/>
                <w:color w:val="111111"/>
                <w:lang w:val="es-AR"/>
              </w:rPr>
              <w:tab/>
            </w:r>
            <w:r w:rsidRPr="00ED60DD">
              <w:rPr>
                <w:color w:val="111111"/>
                <w:lang w:val="es-AR"/>
              </w:rPr>
              <w:t xml:space="preserve">A </w:t>
            </w:r>
            <w:r w:rsidRPr="00ED60DD">
              <w:rPr>
                <w:b/>
                <w:bCs/>
                <w:color w:val="111111"/>
                <w:lang w:val="es-AR"/>
              </w:rPr>
              <w:t>CONTRATADA</w:t>
            </w:r>
            <w:r w:rsidRPr="00ED60DD">
              <w:rPr>
                <w:color w:val="111111"/>
                <w:lang w:val="es-AR"/>
              </w:rPr>
              <w:t xml:space="preserve"> reconhece que os Produtos do Trabalho em todas as fases de desenvolvimento devem ser considerados trabalhos contratados e todos os direitos relativos aos Produtos do Trabalho serão de propriedade exclusiva da </w:t>
            </w:r>
            <w:r w:rsidRPr="00ED60DD">
              <w:rPr>
                <w:b/>
                <w:bCs/>
                <w:color w:val="111111"/>
                <w:lang w:val="es-AR"/>
              </w:rPr>
              <w:t>CONTRATANTE</w:t>
            </w:r>
            <w:r w:rsidRPr="00ED60DD">
              <w:rPr>
                <w:color w:val="111111"/>
                <w:lang w:val="es-AR"/>
              </w:rPr>
              <w:t xml:space="preserve">. Se, por qualquer motivo, qualquer produto de trabalho realizado em razão deste contrato, obrigará a </w:t>
            </w:r>
            <w:r w:rsidRPr="00ED60DD">
              <w:rPr>
                <w:b/>
                <w:bCs/>
                <w:color w:val="111111"/>
                <w:lang w:val="es-AR"/>
              </w:rPr>
              <w:t>CONTRATADA</w:t>
            </w:r>
            <w:r w:rsidRPr="00ED60DD">
              <w:rPr>
                <w:color w:val="111111"/>
                <w:lang w:val="es-AR"/>
              </w:rPr>
              <w:t xml:space="preserve"> a atribuir incondicionalmente e irrevogavelmente todo seu direito, título e interesse na propriedade intelectual desenvolvida, gerada ou criada por ela para a </w:t>
            </w:r>
            <w:r w:rsidRPr="00ED60DD">
              <w:rPr>
                <w:b/>
                <w:bCs/>
                <w:color w:val="111111"/>
                <w:lang w:val="es-AR"/>
              </w:rPr>
              <w:t>CONTRATANTE</w:t>
            </w:r>
            <w:r w:rsidRPr="00ED60DD">
              <w:rPr>
                <w:color w:val="111111"/>
                <w:lang w:val="es-AR"/>
              </w:rPr>
              <w:t>.</w:t>
            </w:r>
          </w:p>
        </w:tc>
        <w:tc>
          <w:tcPr>
            <w:tcW w:w="236" w:type="dxa"/>
            <w:tcBorders>
              <w:left w:val="single" w:sz="4" w:space="0" w:color="B8C8E0"/>
              <w:right w:val="single" w:sz="4" w:space="0" w:color="B8C8E0"/>
            </w:tcBorders>
            <w:shd w:val="clear" w:color="auto" w:fill="FFFFFF"/>
          </w:tcPr>
          <w:p w14:paraId="36F22034"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01CA2D82" w14:textId="77777777" w:rsidR="008D4F2E" w:rsidRDefault="00000000">
            <w:pPr>
              <w:pBdr>
                <w:top w:val="nil"/>
                <w:left w:val="nil"/>
                <w:bottom w:val="nil"/>
                <w:right w:val="nil"/>
                <w:between w:val="nil"/>
              </w:pBdr>
              <w:spacing w:after="80"/>
              <w:jc w:val="both"/>
              <w:rPr>
                <w:color w:val="000000"/>
              </w:rPr>
            </w:pPr>
            <w:r>
              <w:rPr>
                <w:b/>
                <w:bCs/>
                <w:i/>
                <w:iCs/>
                <w:color w:val="111111"/>
              </w:rPr>
              <w:t>8.2.</w:t>
            </w:r>
            <w:r>
              <w:rPr>
                <w:b/>
                <w:bCs/>
                <w:i/>
                <w:iCs/>
                <w:color w:val="111111"/>
              </w:rPr>
              <w:tab/>
            </w:r>
            <w:r>
              <w:rPr>
                <w:i/>
                <w:iCs/>
                <w:color w:val="111111"/>
              </w:rPr>
              <w:t xml:space="preserve">The </w:t>
            </w:r>
            <w:r>
              <w:rPr>
                <w:b/>
                <w:bCs/>
                <w:i/>
                <w:iCs/>
                <w:color w:val="111111"/>
              </w:rPr>
              <w:t>SERVICE PROVIDER</w:t>
            </w:r>
            <w:r>
              <w:rPr>
                <w:i/>
                <w:iCs/>
                <w:color w:val="111111"/>
              </w:rPr>
              <w:t xml:space="preserve"> acknowledges that Work Products at all stages of development shall be deemed commissioned works and all related intellectual property rights shall belong exclusively to the </w:t>
            </w:r>
            <w:r>
              <w:rPr>
                <w:b/>
                <w:bCs/>
                <w:i/>
                <w:iCs/>
                <w:color w:val="111111"/>
              </w:rPr>
              <w:t>CLIENT</w:t>
            </w:r>
            <w:r>
              <w:rPr>
                <w:i/>
                <w:iCs/>
                <w:color w:val="111111"/>
              </w:rPr>
              <w:t xml:space="preserve">. Should any work product not be so recognized, the </w:t>
            </w:r>
            <w:r>
              <w:rPr>
                <w:b/>
                <w:bCs/>
                <w:i/>
                <w:iCs/>
                <w:color w:val="111111"/>
              </w:rPr>
              <w:t>SERVICE PROVIDER</w:t>
            </w:r>
            <w:r>
              <w:rPr>
                <w:i/>
                <w:iCs/>
                <w:color w:val="111111"/>
              </w:rPr>
              <w:t xml:space="preserve"> undertakes to unconditionally and irrevocably assign all its rights, title and interest in the intellectual property developed for the </w:t>
            </w:r>
            <w:r>
              <w:rPr>
                <w:b/>
                <w:bCs/>
                <w:i/>
                <w:iCs/>
                <w:color w:val="111111"/>
              </w:rPr>
              <w:t>CLIENT</w:t>
            </w:r>
            <w:r>
              <w:rPr>
                <w:i/>
                <w:iCs/>
                <w:color w:val="111111"/>
              </w:rPr>
              <w:t>.</w:t>
            </w:r>
          </w:p>
        </w:tc>
      </w:tr>
      <w:tr w:rsidR="008D4F2E" w14:paraId="47AF27D8" w14:textId="77777777">
        <w:tc>
          <w:tcPr>
            <w:tcW w:w="5035" w:type="dxa"/>
            <w:shd w:val="clear" w:color="auto" w:fill="FFFFFF"/>
          </w:tcPr>
          <w:p w14:paraId="7B15D0E3"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0EFB9FD6"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662F8285" w14:textId="77777777" w:rsidR="008D4F2E" w:rsidRDefault="008D4F2E">
            <w:pPr>
              <w:pBdr>
                <w:top w:val="nil"/>
                <w:left w:val="nil"/>
                <w:bottom w:val="nil"/>
                <w:right w:val="nil"/>
                <w:between w:val="nil"/>
              </w:pBdr>
              <w:spacing w:after="40"/>
              <w:jc w:val="both"/>
              <w:rPr>
                <w:color w:val="000000"/>
              </w:rPr>
            </w:pPr>
          </w:p>
        </w:tc>
      </w:tr>
      <w:tr w:rsidR="008D4F2E" w14:paraId="2F1A53F6" w14:textId="77777777">
        <w:tc>
          <w:tcPr>
            <w:tcW w:w="5035" w:type="dxa"/>
            <w:shd w:val="clear" w:color="auto" w:fill="FFFFFF"/>
          </w:tcPr>
          <w:p w14:paraId="25986927"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8.3.</w:t>
            </w:r>
            <w:r w:rsidRPr="00ED60DD">
              <w:rPr>
                <w:b/>
                <w:bCs/>
                <w:color w:val="111111"/>
                <w:lang w:val="es-AR"/>
              </w:rPr>
              <w:tab/>
            </w:r>
            <w:r w:rsidRPr="00ED60DD">
              <w:rPr>
                <w:color w:val="111111"/>
                <w:lang w:val="es-AR"/>
              </w:rPr>
              <w:t xml:space="preserve">A </w:t>
            </w:r>
            <w:r w:rsidRPr="00ED60DD">
              <w:rPr>
                <w:b/>
                <w:bCs/>
                <w:color w:val="111111"/>
                <w:lang w:val="es-AR"/>
              </w:rPr>
              <w:t>CONTRATADA</w:t>
            </w:r>
            <w:r w:rsidRPr="00ED60DD">
              <w:rPr>
                <w:color w:val="111111"/>
                <w:lang w:val="es-AR"/>
              </w:rPr>
              <w:t xml:space="preserve"> não deve usar nenhuma marca comercial, nome, logotipo, marca ou qualquer outra propriedade intelectual da </w:t>
            </w:r>
            <w:r w:rsidRPr="00ED60DD">
              <w:rPr>
                <w:b/>
                <w:bCs/>
                <w:color w:val="111111"/>
                <w:lang w:val="es-AR"/>
              </w:rPr>
              <w:t>CONTRATANTE</w:t>
            </w:r>
            <w:r w:rsidRPr="00ED60DD">
              <w:rPr>
                <w:color w:val="111111"/>
                <w:lang w:val="es-AR"/>
              </w:rPr>
              <w:t xml:space="preserve"> em qualquer campanha e/ou material sem a aprovação prévia por escrito da </w:t>
            </w:r>
            <w:r w:rsidRPr="00ED60DD">
              <w:rPr>
                <w:b/>
                <w:bCs/>
                <w:color w:val="111111"/>
                <w:lang w:val="es-AR"/>
              </w:rPr>
              <w:t>CONTRATANTE</w:t>
            </w:r>
            <w:r w:rsidRPr="00ED60DD">
              <w:rPr>
                <w:color w:val="111111"/>
                <w:lang w:val="es-AR"/>
              </w:rPr>
              <w:t>.</w:t>
            </w:r>
          </w:p>
        </w:tc>
        <w:tc>
          <w:tcPr>
            <w:tcW w:w="236" w:type="dxa"/>
            <w:tcBorders>
              <w:left w:val="single" w:sz="4" w:space="0" w:color="B8C8E0"/>
              <w:right w:val="single" w:sz="4" w:space="0" w:color="B8C8E0"/>
            </w:tcBorders>
            <w:shd w:val="clear" w:color="auto" w:fill="FFFFFF"/>
          </w:tcPr>
          <w:p w14:paraId="6306D548"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18311C60" w14:textId="77777777" w:rsidR="008D4F2E" w:rsidRDefault="00000000">
            <w:pPr>
              <w:pBdr>
                <w:top w:val="nil"/>
                <w:left w:val="nil"/>
                <w:bottom w:val="nil"/>
                <w:right w:val="nil"/>
                <w:between w:val="nil"/>
              </w:pBdr>
              <w:spacing w:after="80"/>
              <w:jc w:val="both"/>
              <w:rPr>
                <w:color w:val="000000"/>
              </w:rPr>
            </w:pPr>
            <w:r>
              <w:rPr>
                <w:b/>
                <w:bCs/>
                <w:i/>
                <w:iCs/>
                <w:color w:val="111111"/>
              </w:rPr>
              <w:t>8.3.</w:t>
            </w:r>
            <w:r>
              <w:rPr>
                <w:b/>
                <w:bCs/>
                <w:i/>
                <w:iCs/>
                <w:color w:val="111111"/>
              </w:rPr>
              <w:tab/>
            </w:r>
            <w:r>
              <w:rPr>
                <w:i/>
                <w:iCs/>
                <w:color w:val="111111"/>
              </w:rPr>
              <w:t xml:space="preserve">The </w:t>
            </w:r>
            <w:r>
              <w:rPr>
                <w:b/>
                <w:bCs/>
                <w:i/>
                <w:iCs/>
                <w:color w:val="111111"/>
              </w:rPr>
              <w:t>SERVICE PROVIDER</w:t>
            </w:r>
            <w:r>
              <w:rPr>
                <w:i/>
                <w:iCs/>
                <w:color w:val="111111"/>
              </w:rPr>
              <w:t xml:space="preserve"> shall not use any trademark, name, logo or other intellectual property of the </w:t>
            </w:r>
            <w:r>
              <w:rPr>
                <w:b/>
                <w:bCs/>
                <w:i/>
                <w:iCs/>
                <w:color w:val="111111"/>
              </w:rPr>
              <w:t>CLIENT</w:t>
            </w:r>
            <w:r>
              <w:rPr>
                <w:i/>
                <w:iCs/>
                <w:color w:val="111111"/>
              </w:rPr>
              <w:t xml:space="preserve"> in any campaign and/or material without prior written approval from the </w:t>
            </w:r>
            <w:r>
              <w:rPr>
                <w:b/>
                <w:bCs/>
                <w:i/>
                <w:iCs/>
                <w:color w:val="111111"/>
              </w:rPr>
              <w:t>CLIENT</w:t>
            </w:r>
            <w:r>
              <w:rPr>
                <w:i/>
                <w:iCs/>
                <w:color w:val="111111"/>
              </w:rPr>
              <w:t>.</w:t>
            </w:r>
          </w:p>
        </w:tc>
      </w:tr>
      <w:tr w:rsidR="008D4F2E" w14:paraId="235C63E4" w14:textId="77777777">
        <w:tc>
          <w:tcPr>
            <w:tcW w:w="5035" w:type="dxa"/>
            <w:shd w:val="clear" w:color="auto" w:fill="FFFFFF"/>
          </w:tcPr>
          <w:p w14:paraId="2013C9FA"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32384BD8"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34C27702" w14:textId="77777777" w:rsidR="008D4F2E" w:rsidRDefault="008D4F2E">
            <w:pPr>
              <w:pBdr>
                <w:top w:val="nil"/>
                <w:left w:val="nil"/>
                <w:bottom w:val="nil"/>
                <w:right w:val="nil"/>
                <w:between w:val="nil"/>
              </w:pBdr>
              <w:spacing w:after="40"/>
              <w:jc w:val="both"/>
              <w:rPr>
                <w:color w:val="000000"/>
              </w:rPr>
            </w:pPr>
          </w:p>
        </w:tc>
      </w:tr>
      <w:tr w:rsidR="008D4F2E" w14:paraId="0B1F4C5A" w14:textId="77777777">
        <w:tc>
          <w:tcPr>
            <w:tcW w:w="5035" w:type="dxa"/>
            <w:shd w:val="clear" w:color="auto" w:fill="E8EEF8"/>
          </w:tcPr>
          <w:p w14:paraId="2A70E557" w14:textId="77777777" w:rsidR="008D4F2E" w:rsidRPr="00ED60DD" w:rsidRDefault="00000000">
            <w:pPr>
              <w:pBdr>
                <w:top w:val="nil"/>
                <w:left w:val="nil"/>
                <w:bottom w:val="nil"/>
                <w:right w:val="nil"/>
                <w:between w:val="nil"/>
              </w:pBdr>
              <w:spacing w:after="80"/>
              <w:jc w:val="both"/>
              <w:rPr>
                <w:color w:val="111111"/>
                <w:lang w:val="es-AR"/>
              </w:rPr>
            </w:pPr>
            <w:r w:rsidRPr="00ED60DD">
              <w:rPr>
                <w:b/>
                <w:bCs/>
                <w:color w:val="111111"/>
                <w:lang w:val="es-AR"/>
              </w:rPr>
              <w:t>8.4.</w:t>
            </w:r>
            <w:r w:rsidRPr="00ED60DD">
              <w:rPr>
                <w:b/>
                <w:bCs/>
                <w:color w:val="111111"/>
                <w:lang w:val="es-AR"/>
              </w:rPr>
              <w:tab/>
            </w:r>
            <w:r w:rsidRPr="00ED60DD">
              <w:rPr>
                <w:color w:val="111111"/>
                <w:lang w:val="es-AR"/>
              </w:rPr>
              <w:t xml:space="preserve">Quanto ao desenvolvimento de Software para peças de mídia interativa, destinadas à comunicação da </w:t>
            </w:r>
            <w:r w:rsidRPr="00ED60DD">
              <w:rPr>
                <w:b/>
                <w:bCs/>
                <w:color w:val="111111"/>
                <w:lang w:val="es-AR"/>
              </w:rPr>
              <w:t>CONTRATANTE</w:t>
            </w:r>
            <w:r w:rsidRPr="00ED60DD">
              <w:rPr>
                <w:color w:val="111111"/>
                <w:lang w:val="es-AR"/>
              </w:rPr>
              <w:t xml:space="preserve"> em mídia digital (plataformas da Web), a ela serão cedidos definitivamente os direitos patrimoniais pela </w:t>
            </w:r>
            <w:r w:rsidRPr="00ED60DD">
              <w:rPr>
                <w:b/>
                <w:bCs/>
                <w:color w:val="111111"/>
                <w:lang w:val="es-AR"/>
              </w:rPr>
              <w:t>CONTRATADA</w:t>
            </w:r>
            <w:r w:rsidRPr="00ED60DD">
              <w:rPr>
                <w:color w:val="111111"/>
                <w:lang w:val="es-AR"/>
              </w:rPr>
              <w:t xml:space="preserve">, sem restrições de prazo e território, da(s) obra(s) final(is), na forma customizada para ela. </w:t>
            </w:r>
          </w:p>
          <w:p w14:paraId="481B0755" w14:textId="77777777" w:rsidR="008D4F2E" w:rsidRPr="00ED60DD" w:rsidRDefault="008D4F2E">
            <w:pPr>
              <w:pBdr>
                <w:top w:val="nil"/>
                <w:left w:val="nil"/>
                <w:bottom w:val="nil"/>
                <w:right w:val="nil"/>
                <w:between w:val="nil"/>
              </w:pBdr>
              <w:spacing w:after="80"/>
              <w:jc w:val="both"/>
              <w:rPr>
                <w:color w:val="111111"/>
                <w:lang w:val="es-AR"/>
              </w:rPr>
            </w:pPr>
          </w:p>
          <w:p w14:paraId="4FF521B8"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lastRenderedPageBreak/>
              <w:t>8.4.1.</w:t>
            </w:r>
            <w:r w:rsidRPr="00ED60DD">
              <w:rPr>
                <w:color w:val="111111"/>
                <w:lang w:val="es-AR"/>
              </w:rPr>
              <w:t xml:space="preserve"> A </w:t>
            </w:r>
            <w:r w:rsidRPr="00ED60DD">
              <w:rPr>
                <w:b/>
                <w:bCs/>
                <w:color w:val="111111"/>
                <w:lang w:val="es-AR"/>
              </w:rPr>
              <w:t>CONTRATADA</w:t>
            </w:r>
            <w:r w:rsidRPr="00ED60DD">
              <w:rPr>
                <w:color w:val="111111"/>
                <w:lang w:val="es-AR"/>
              </w:rPr>
              <w:t xml:space="preserve"> deverá enviar à </w:t>
            </w:r>
            <w:r w:rsidRPr="00ED60DD">
              <w:rPr>
                <w:b/>
                <w:bCs/>
                <w:color w:val="111111"/>
                <w:lang w:val="es-AR"/>
              </w:rPr>
              <w:t>CONTRATANTE</w:t>
            </w:r>
            <w:r w:rsidRPr="00ED60DD">
              <w:rPr>
                <w:color w:val="111111"/>
                <w:lang w:val="es-AR"/>
              </w:rPr>
              <w:t xml:space="preserve"> os códigos-fonte dos programas, sendo que a </w:t>
            </w:r>
            <w:r w:rsidRPr="00ED60DD">
              <w:rPr>
                <w:b/>
                <w:bCs/>
                <w:color w:val="111111"/>
                <w:lang w:val="es-AR"/>
              </w:rPr>
              <w:t>CONTRATANTE</w:t>
            </w:r>
            <w:r w:rsidRPr="00ED60DD">
              <w:rPr>
                <w:color w:val="111111"/>
                <w:lang w:val="es-AR"/>
              </w:rPr>
              <w:t xml:space="preserve"> poderá, sob sua exclusiva responsabilidade, alterar ou reprogramar livremente o software, com o único propósito de atender às suas necessidades e evoluções, sem configurar o desrespeito à direitos autorais intelectuais de propriedade da </w:t>
            </w:r>
            <w:r w:rsidRPr="00ED60DD">
              <w:rPr>
                <w:b/>
                <w:bCs/>
                <w:color w:val="111111"/>
                <w:lang w:val="es-AR"/>
              </w:rPr>
              <w:t>CONTRATADA</w:t>
            </w:r>
            <w:r w:rsidRPr="00ED60DD">
              <w:rPr>
                <w:color w:val="111111"/>
                <w:lang w:val="es-AR"/>
              </w:rPr>
              <w:t>.</w:t>
            </w:r>
          </w:p>
        </w:tc>
        <w:tc>
          <w:tcPr>
            <w:tcW w:w="236" w:type="dxa"/>
            <w:tcBorders>
              <w:left w:val="single" w:sz="4" w:space="0" w:color="B8C8E0"/>
              <w:right w:val="single" w:sz="4" w:space="0" w:color="B8C8E0"/>
            </w:tcBorders>
            <w:shd w:val="clear" w:color="auto" w:fill="FFFFFF"/>
          </w:tcPr>
          <w:p w14:paraId="0A1B6185"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5778DE57" w14:textId="77777777" w:rsidR="008D4F2E" w:rsidRDefault="00000000">
            <w:pPr>
              <w:pBdr>
                <w:top w:val="nil"/>
                <w:left w:val="nil"/>
                <w:bottom w:val="nil"/>
                <w:right w:val="nil"/>
                <w:between w:val="nil"/>
              </w:pBdr>
              <w:spacing w:after="80"/>
              <w:jc w:val="both"/>
              <w:rPr>
                <w:i/>
                <w:iCs/>
                <w:color w:val="111111"/>
              </w:rPr>
            </w:pPr>
            <w:r>
              <w:rPr>
                <w:b/>
                <w:bCs/>
                <w:i/>
                <w:iCs/>
                <w:color w:val="111111"/>
              </w:rPr>
              <w:t>8.4.</w:t>
            </w:r>
            <w:r>
              <w:rPr>
                <w:b/>
                <w:bCs/>
                <w:i/>
                <w:iCs/>
                <w:color w:val="111111"/>
              </w:rPr>
              <w:tab/>
            </w:r>
            <w:r>
              <w:rPr>
                <w:i/>
                <w:iCs/>
                <w:color w:val="111111"/>
              </w:rPr>
              <w:t xml:space="preserve">Regarding Software development for interactive media assets for the </w:t>
            </w:r>
            <w:r>
              <w:rPr>
                <w:b/>
                <w:bCs/>
                <w:i/>
                <w:iCs/>
                <w:color w:val="111111"/>
              </w:rPr>
              <w:t>CLIENT</w:t>
            </w:r>
            <w:r>
              <w:rPr>
                <w:i/>
                <w:iCs/>
                <w:color w:val="111111"/>
              </w:rPr>
              <w:t xml:space="preserve">'s digital media communications through digital media platforms, the </w:t>
            </w:r>
            <w:r>
              <w:rPr>
                <w:b/>
                <w:bCs/>
                <w:i/>
                <w:iCs/>
                <w:color w:val="111111"/>
              </w:rPr>
              <w:t>SERVICE PROVIDER</w:t>
            </w:r>
            <w:r>
              <w:rPr>
                <w:i/>
                <w:iCs/>
                <w:color w:val="111111"/>
              </w:rPr>
              <w:t xml:space="preserve"> shall permanently assign to the </w:t>
            </w:r>
            <w:r>
              <w:rPr>
                <w:b/>
                <w:bCs/>
                <w:i/>
                <w:iCs/>
                <w:color w:val="111111"/>
              </w:rPr>
              <w:t>CLIENT</w:t>
            </w:r>
            <w:r>
              <w:rPr>
                <w:i/>
                <w:iCs/>
                <w:color w:val="111111"/>
              </w:rPr>
              <w:t xml:space="preserve"> all economic rights to the final customized work(s), without restriction as to term or territory. </w:t>
            </w:r>
          </w:p>
          <w:p w14:paraId="52F6A431" w14:textId="77777777" w:rsidR="008D4F2E" w:rsidRDefault="008D4F2E">
            <w:pPr>
              <w:pBdr>
                <w:top w:val="nil"/>
                <w:left w:val="nil"/>
                <w:bottom w:val="nil"/>
                <w:right w:val="nil"/>
                <w:between w:val="nil"/>
              </w:pBdr>
              <w:spacing w:after="80"/>
              <w:jc w:val="both"/>
              <w:rPr>
                <w:i/>
                <w:iCs/>
                <w:color w:val="111111"/>
              </w:rPr>
            </w:pPr>
          </w:p>
          <w:p w14:paraId="5B05DDEA" w14:textId="77777777" w:rsidR="008D4F2E" w:rsidRDefault="00000000">
            <w:pPr>
              <w:pBdr>
                <w:top w:val="nil"/>
                <w:left w:val="nil"/>
                <w:bottom w:val="nil"/>
                <w:right w:val="nil"/>
                <w:between w:val="nil"/>
              </w:pBdr>
              <w:spacing w:after="80"/>
              <w:jc w:val="both"/>
              <w:rPr>
                <w:color w:val="000000"/>
              </w:rPr>
            </w:pPr>
            <w:r>
              <w:rPr>
                <w:b/>
                <w:bCs/>
                <w:i/>
                <w:iCs/>
                <w:color w:val="111111"/>
              </w:rPr>
              <w:lastRenderedPageBreak/>
              <w:t>8.4.1.</w:t>
            </w:r>
            <w:r>
              <w:rPr>
                <w:i/>
                <w:iCs/>
                <w:color w:val="111111"/>
              </w:rPr>
              <w:t xml:space="preserve"> The </w:t>
            </w:r>
            <w:r>
              <w:rPr>
                <w:b/>
                <w:bCs/>
                <w:i/>
                <w:iCs/>
                <w:color w:val="111111"/>
              </w:rPr>
              <w:t>SERVICE PROVIDER</w:t>
            </w:r>
            <w:r>
              <w:rPr>
                <w:i/>
                <w:iCs/>
                <w:color w:val="111111"/>
              </w:rPr>
              <w:t xml:space="preserve"> shall deliver the source codes to the </w:t>
            </w:r>
            <w:r>
              <w:rPr>
                <w:b/>
                <w:bCs/>
                <w:i/>
                <w:iCs/>
                <w:color w:val="111111"/>
              </w:rPr>
              <w:t>CLIENT</w:t>
            </w:r>
            <w:r>
              <w:rPr>
                <w:i/>
                <w:iCs/>
                <w:color w:val="111111"/>
              </w:rPr>
              <w:t xml:space="preserve">, and the </w:t>
            </w:r>
            <w:r>
              <w:rPr>
                <w:b/>
                <w:bCs/>
                <w:i/>
                <w:iCs/>
                <w:color w:val="111111"/>
              </w:rPr>
              <w:t>CLIENT</w:t>
            </w:r>
            <w:r>
              <w:rPr>
                <w:i/>
                <w:iCs/>
                <w:color w:val="111111"/>
              </w:rPr>
              <w:t xml:space="preserve"> may, at its own risk, freely modify or reprogram the software to meet its needs without infringing the </w:t>
            </w:r>
            <w:r>
              <w:rPr>
                <w:b/>
                <w:bCs/>
                <w:i/>
                <w:iCs/>
                <w:color w:val="111111"/>
              </w:rPr>
              <w:t>SERVICE PROVIDER</w:t>
            </w:r>
            <w:r>
              <w:rPr>
                <w:i/>
                <w:iCs/>
                <w:color w:val="111111"/>
              </w:rPr>
              <w:t>'s intellectual property rights.</w:t>
            </w:r>
          </w:p>
        </w:tc>
      </w:tr>
      <w:tr w:rsidR="008D4F2E" w14:paraId="79BD0B84" w14:textId="77777777">
        <w:tc>
          <w:tcPr>
            <w:tcW w:w="5035" w:type="dxa"/>
            <w:shd w:val="clear" w:color="auto" w:fill="FFFFFF"/>
          </w:tcPr>
          <w:p w14:paraId="4AC0D337"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6273B97F"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0CA03926" w14:textId="77777777" w:rsidR="008D4F2E" w:rsidRDefault="008D4F2E">
            <w:pPr>
              <w:pBdr>
                <w:top w:val="nil"/>
                <w:left w:val="nil"/>
                <w:bottom w:val="nil"/>
                <w:right w:val="nil"/>
                <w:between w:val="nil"/>
              </w:pBdr>
              <w:spacing w:after="40"/>
              <w:jc w:val="both"/>
              <w:rPr>
                <w:color w:val="000000"/>
              </w:rPr>
            </w:pPr>
          </w:p>
        </w:tc>
      </w:tr>
      <w:tr w:rsidR="008D4F2E" w14:paraId="1ACA69AE" w14:textId="77777777">
        <w:tc>
          <w:tcPr>
            <w:tcW w:w="5035" w:type="dxa"/>
            <w:shd w:val="clear" w:color="auto" w:fill="FFFFFF"/>
          </w:tcPr>
          <w:p w14:paraId="646FC74E"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8.5.</w:t>
            </w:r>
            <w:r w:rsidRPr="00ED60DD">
              <w:rPr>
                <w:b/>
                <w:bCs/>
                <w:color w:val="111111"/>
                <w:lang w:val="es-AR"/>
              </w:rPr>
              <w:tab/>
            </w:r>
            <w:r w:rsidRPr="00ED60DD">
              <w:rPr>
                <w:color w:val="111111"/>
                <w:lang w:val="es-AR"/>
              </w:rPr>
              <w:t xml:space="preserve">Como uma exceção, as rotinas de computador, códigos-fonte, softwares e outras ferramentas usadas pela </w:t>
            </w:r>
            <w:r w:rsidRPr="00ED60DD">
              <w:rPr>
                <w:b/>
                <w:bCs/>
                <w:color w:val="111111"/>
                <w:lang w:val="es-AR"/>
              </w:rPr>
              <w:t>CONTRATADA</w:t>
            </w:r>
            <w:r w:rsidRPr="00ED60DD">
              <w:rPr>
                <w:color w:val="111111"/>
                <w:lang w:val="es-AR"/>
              </w:rPr>
              <w:t xml:space="preserve"> utilizados exclusivamente para a criação de campanhas da </w:t>
            </w:r>
            <w:r w:rsidRPr="00ED60DD">
              <w:rPr>
                <w:b/>
                <w:bCs/>
                <w:color w:val="111111"/>
                <w:lang w:val="es-AR"/>
              </w:rPr>
              <w:t>CONTRATANTE</w:t>
            </w:r>
            <w:r w:rsidRPr="00ED60DD">
              <w:rPr>
                <w:color w:val="111111"/>
                <w:lang w:val="es-AR"/>
              </w:rPr>
              <w:t xml:space="preserve">, também poderão ser usados pela </w:t>
            </w:r>
            <w:r w:rsidRPr="00ED60DD">
              <w:rPr>
                <w:b/>
                <w:bCs/>
                <w:color w:val="111111"/>
                <w:lang w:val="es-AR"/>
              </w:rPr>
              <w:t>CONTRATADA</w:t>
            </w:r>
            <w:r w:rsidRPr="00ED60DD">
              <w:rPr>
                <w:color w:val="111111"/>
                <w:lang w:val="es-AR"/>
              </w:rPr>
              <w:t xml:space="preserve"> com outros clientes, desde que não exista referência à </w:t>
            </w:r>
            <w:r w:rsidRPr="00ED60DD">
              <w:rPr>
                <w:b/>
                <w:bCs/>
                <w:color w:val="111111"/>
                <w:lang w:val="es-AR"/>
              </w:rPr>
              <w:t>CONTRATANTE</w:t>
            </w:r>
            <w:r w:rsidRPr="00ED60DD">
              <w:rPr>
                <w:color w:val="111111"/>
                <w:lang w:val="es-AR"/>
              </w:rPr>
              <w:t xml:space="preserve"> neste material.</w:t>
            </w:r>
          </w:p>
        </w:tc>
        <w:tc>
          <w:tcPr>
            <w:tcW w:w="236" w:type="dxa"/>
            <w:tcBorders>
              <w:left w:val="single" w:sz="4" w:space="0" w:color="B8C8E0"/>
              <w:right w:val="single" w:sz="4" w:space="0" w:color="B8C8E0"/>
            </w:tcBorders>
            <w:shd w:val="clear" w:color="auto" w:fill="FFFFFF"/>
          </w:tcPr>
          <w:p w14:paraId="2F3DDB05"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730826EE" w14:textId="77777777" w:rsidR="008D4F2E" w:rsidRDefault="00000000">
            <w:pPr>
              <w:pBdr>
                <w:top w:val="nil"/>
                <w:left w:val="nil"/>
                <w:bottom w:val="nil"/>
                <w:right w:val="nil"/>
                <w:between w:val="nil"/>
              </w:pBdr>
              <w:spacing w:after="80"/>
              <w:jc w:val="both"/>
              <w:rPr>
                <w:color w:val="000000"/>
              </w:rPr>
            </w:pPr>
            <w:r>
              <w:rPr>
                <w:b/>
                <w:bCs/>
                <w:i/>
                <w:iCs/>
                <w:color w:val="111111"/>
              </w:rPr>
              <w:t>8.5.</w:t>
            </w:r>
            <w:r>
              <w:rPr>
                <w:b/>
                <w:bCs/>
                <w:i/>
                <w:iCs/>
                <w:color w:val="111111"/>
              </w:rPr>
              <w:tab/>
            </w:r>
            <w:r>
              <w:rPr>
                <w:i/>
                <w:iCs/>
                <w:color w:val="111111"/>
              </w:rPr>
              <w:t xml:space="preserve">By way of exception, computer routines, source code, software and other tools used by the </w:t>
            </w:r>
            <w:r>
              <w:rPr>
                <w:b/>
                <w:bCs/>
                <w:i/>
                <w:iCs/>
                <w:color w:val="111111"/>
              </w:rPr>
              <w:t>SERVICE PROVIDER</w:t>
            </w:r>
            <w:r>
              <w:rPr>
                <w:i/>
                <w:iCs/>
                <w:color w:val="111111"/>
              </w:rPr>
              <w:t xml:space="preserve"> exclusively for the </w:t>
            </w:r>
            <w:r>
              <w:rPr>
                <w:b/>
                <w:bCs/>
                <w:i/>
                <w:iCs/>
                <w:color w:val="111111"/>
              </w:rPr>
              <w:t>CLIENT</w:t>
            </w:r>
            <w:r>
              <w:rPr>
                <w:i/>
                <w:iCs/>
                <w:color w:val="111111"/>
              </w:rPr>
              <w:t xml:space="preserve">'s campaigns may also be used with other clients, provided there is no reference to the </w:t>
            </w:r>
            <w:r>
              <w:rPr>
                <w:b/>
                <w:bCs/>
                <w:i/>
                <w:iCs/>
                <w:color w:val="111111"/>
              </w:rPr>
              <w:t>CLIENT</w:t>
            </w:r>
            <w:r>
              <w:rPr>
                <w:i/>
                <w:iCs/>
                <w:color w:val="111111"/>
              </w:rPr>
              <w:t xml:space="preserve"> in such material.</w:t>
            </w:r>
          </w:p>
        </w:tc>
      </w:tr>
      <w:tr w:rsidR="008D4F2E" w14:paraId="261145E4" w14:textId="77777777">
        <w:tc>
          <w:tcPr>
            <w:tcW w:w="5035" w:type="dxa"/>
            <w:shd w:val="clear" w:color="auto" w:fill="FFFFFF"/>
          </w:tcPr>
          <w:p w14:paraId="6244FD5E"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0BB8F218"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512C2842" w14:textId="77777777" w:rsidR="008D4F2E" w:rsidRDefault="008D4F2E">
            <w:pPr>
              <w:pBdr>
                <w:top w:val="nil"/>
                <w:left w:val="nil"/>
                <w:bottom w:val="nil"/>
                <w:right w:val="nil"/>
                <w:between w:val="nil"/>
              </w:pBdr>
              <w:spacing w:after="40"/>
              <w:jc w:val="both"/>
              <w:rPr>
                <w:color w:val="000000"/>
              </w:rPr>
            </w:pPr>
          </w:p>
        </w:tc>
      </w:tr>
      <w:tr w:rsidR="008D4F2E" w14:paraId="68CBFC6F" w14:textId="77777777">
        <w:tc>
          <w:tcPr>
            <w:tcW w:w="5035" w:type="dxa"/>
            <w:shd w:val="clear" w:color="auto" w:fill="E8EEF8"/>
          </w:tcPr>
          <w:p w14:paraId="7FB31477"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8.6.</w:t>
            </w:r>
            <w:r w:rsidRPr="00ED60DD">
              <w:rPr>
                <w:b/>
                <w:bCs/>
                <w:color w:val="111111"/>
                <w:lang w:val="es-AR"/>
              </w:rPr>
              <w:tab/>
            </w:r>
            <w:r w:rsidRPr="00ED60DD">
              <w:rPr>
                <w:color w:val="111111"/>
                <w:lang w:val="es-AR"/>
              </w:rPr>
              <w:t xml:space="preserve">A </w:t>
            </w:r>
            <w:r w:rsidRPr="00ED60DD">
              <w:rPr>
                <w:b/>
                <w:bCs/>
                <w:color w:val="111111"/>
                <w:lang w:val="es-AR"/>
              </w:rPr>
              <w:t>CONTRATADA</w:t>
            </w:r>
            <w:r w:rsidRPr="00ED60DD">
              <w:rPr>
                <w:color w:val="111111"/>
                <w:lang w:val="es-AR"/>
              </w:rPr>
              <w:t xml:space="preserve"> declara deter todos os direitos, permissões e autorizações necessárias para o desempenho dos SERVIÇOS. A </w:t>
            </w:r>
            <w:r w:rsidRPr="00ED60DD">
              <w:rPr>
                <w:b/>
                <w:bCs/>
                <w:color w:val="111111"/>
                <w:lang w:val="es-AR"/>
              </w:rPr>
              <w:t>CONTRATADA</w:t>
            </w:r>
            <w:r w:rsidRPr="00ED60DD">
              <w:rPr>
                <w:color w:val="111111"/>
                <w:lang w:val="es-AR"/>
              </w:rPr>
              <w:t xml:space="preserve"> está autorizada pela </w:t>
            </w:r>
            <w:r w:rsidRPr="00ED60DD">
              <w:rPr>
                <w:b/>
                <w:bCs/>
                <w:color w:val="111111"/>
                <w:lang w:val="es-AR"/>
              </w:rPr>
              <w:t>CONTRATANTE</w:t>
            </w:r>
            <w:r w:rsidRPr="00ED60DD">
              <w:rPr>
                <w:color w:val="111111"/>
                <w:lang w:val="es-AR"/>
              </w:rPr>
              <w:t xml:space="preserve"> a colocar a sua marca nos materiais produzidos que sejam objeto deste Contrato, em formato a ser previamente aprovado pela </w:t>
            </w:r>
            <w:r w:rsidRPr="00ED60DD">
              <w:rPr>
                <w:b/>
                <w:bCs/>
                <w:color w:val="111111"/>
                <w:lang w:val="es-AR"/>
              </w:rPr>
              <w:t>CONTRATANTE</w:t>
            </w:r>
            <w:r w:rsidRPr="00ED60DD">
              <w:rPr>
                <w:color w:val="111111"/>
                <w:lang w:val="es-AR"/>
              </w:rPr>
              <w:t>.</w:t>
            </w:r>
          </w:p>
        </w:tc>
        <w:tc>
          <w:tcPr>
            <w:tcW w:w="236" w:type="dxa"/>
            <w:tcBorders>
              <w:left w:val="single" w:sz="4" w:space="0" w:color="B8C8E0"/>
              <w:right w:val="single" w:sz="4" w:space="0" w:color="B8C8E0"/>
            </w:tcBorders>
            <w:shd w:val="clear" w:color="auto" w:fill="FFFFFF"/>
          </w:tcPr>
          <w:p w14:paraId="142514DD"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6D9E3108" w14:textId="77777777" w:rsidR="008D4F2E" w:rsidRDefault="00000000">
            <w:pPr>
              <w:pBdr>
                <w:top w:val="nil"/>
                <w:left w:val="nil"/>
                <w:bottom w:val="nil"/>
                <w:right w:val="nil"/>
                <w:between w:val="nil"/>
              </w:pBdr>
              <w:spacing w:after="80"/>
              <w:jc w:val="both"/>
              <w:rPr>
                <w:color w:val="000000"/>
              </w:rPr>
            </w:pPr>
            <w:r>
              <w:rPr>
                <w:b/>
                <w:bCs/>
                <w:i/>
                <w:iCs/>
                <w:color w:val="111111"/>
              </w:rPr>
              <w:t>8.6.</w:t>
            </w:r>
            <w:r>
              <w:rPr>
                <w:b/>
                <w:bCs/>
                <w:i/>
                <w:iCs/>
                <w:color w:val="111111"/>
              </w:rPr>
              <w:tab/>
            </w:r>
            <w:r>
              <w:rPr>
                <w:i/>
                <w:iCs/>
                <w:color w:val="111111"/>
              </w:rPr>
              <w:t xml:space="preserve">The </w:t>
            </w:r>
            <w:r>
              <w:rPr>
                <w:b/>
                <w:bCs/>
                <w:i/>
                <w:iCs/>
                <w:color w:val="111111"/>
              </w:rPr>
              <w:t>SERVICE PROVIDER</w:t>
            </w:r>
            <w:r>
              <w:rPr>
                <w:i/>
                <w:iCs/>
                <w:color w:val="111111"/>
              </w:rPr>
              <w:t xml:space="preserve"> declares that it holds all rights, permissions and authorizations required to perform the SERVICES. The </w:t>
            </w:r>
            <w:r>
              <w:rPr>
                <w:b/>
                <w:bCs/>
                <w:i/>
                <w:iCs/>
                <w:color w:val="111111"/>
              </w:rPr>
              <w:t>SERVICE PROVIDER</w:t>
            </w:r>
            <w:r>
              <w:rPr>
                <w:i/>
                <w:iCs/>
                <w:color w:val="111111"/>
              </w:rPr>
              <w:t xml:space="preserve"> is authorized by the </w:t>
            </w:r>
            <w:r>
              <w:rPr>
                <w:b/>
                <w:bCs/>
                <w:i/>
                <w:iCs/>
                <w:color w:val="111111"/>
              </w:rPr>
              <w:t>CLIENT</w:t>
            </w:r>
            <w:r>
              <w:rPr>
                <w:i/>
                <w:iCs/>
                <w:color w:val="111111"/>
              </w:rPr>
              <w:t xml:space="preserve"> to place its trademark on produced materials that are the object of this Agreement, in a format previously approved by the </w:t>
            </w:r>
            <w:r>
              <w:rPr>
                <w:b/>
                <w:bCs/>
                <w:i/>
                <w:iCs/>
                <w:color w:val="111111"/>
              </w:rPr>
              <w:t>CLIENT</w:t>
            </w:r>
            <w:r>
              <w:rPr>
                <w:i/>
                <w:iCs/>
                <w:color w:val="111111"/>
              </w:rPr>
              <w:t>.</w:t>
            </w:r>
          </w:p>
        </w:tc>
      </w:tr>
      <w:tr w:rsidR="008D4F2E" w14:paraId="3640D0A0" w14:textId="77777777">
        <w:tc>
          <w:tcPr>
            <w:tcW w:w="5035" w:type="dxa"/>
            <w:shd w:val="clear" w:color="auto" w:fill="FFFFFF"/>
          </w:tcPr>
          <w:p w14:paraId="74A02A54"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3F84C9F5"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64449624" w14:textId="77777777" w:rsidR="008D4F2E" w:rsidRDefault="008D4F2E">
            <w:pPr>
              <w:pBdr>
                <w:top w:val="nil"/>
                <w:left w:val="nil"/>
                <w:bottom w:val="nil"/>
                <w:right w:val="nil"/>
                <w:between w:val="nil"/>
              </w:pBdr>
              <w:spacing w:after="40"/>
              <w:jc w:val="both"/>
              <w:rPr>
                <w:color w:val="000000"/>
              </w:rPr>
            </w:pPr>
          </w:p>
        </w:tc>
      </w:tr>
      <w:tr w:rsidR="008D4F2E" w14:paraId="564AF11F" w14:textId="77777777">
        <w:tc>
          <w:tcPr>
            <w:tcW w:w="5035" w:type="dxa"/>
            <w:shd w:val="clear" w:color="auto" w:fill="FFFFFF"/>
          </w:tcPr>
          <w:p w14:paraId="6F905307" w14:textId="77777777" w:rsidR="008D4F2E" w:rsidRPr="00ED60DD" w:rsidRDefault="00000000">
            <w:pPr>
              <w:pBdr>
                <w:top w:val="nil"/>
                <w:left w:val="nil"/>
                <w:bottom w:val="nil"/>
                <w:right w:val="nil"/>
                <w:between w:val="nil"/>
              </w:pBdr>
              <w:spacing w:after="80"/>
              <w:jc w:val="both"/>
              <w:rPr>
                <w:color w:val="111111"/>
                <w:lang w:val="es-AR"/>
              </w:rPr>
            </w:pPr>
            <w:r w:rsidRPr="00ED60DD">
              <w:rPr>
                <w:b/>
                <w:bCs/>
                <w:color w:val="111111"/>
                <w:lang w:val="es-AR"/>
              </w:rPr>
              <w:t>8.7.</w:t>
            </w:r>
            <w:r w:rsidRPr="00ED60DD">
              <w:rPr>
                <w:b/>
                <w:bCs/>
                <w:color w:val="111111"/>
                <w:lang w:val="es-AR"/>
              </w:rPr>
              <w:tab/>
            </w:r>
            <w:r w:rsidRPr="00ED60DD">
              <w:rPr>
                <w:color w:val="111111"/>
                <w:lang w:val="es-AR"/>
              </w:rPr>
              <w:t xml:space="preserve">Todos e quaisquer Produtos do Trabalho fornecidos pela </w:t>
            </w:r>
            <w:r w:rsidRPr="00ED60DD">
              <w:rPr>
                <w:b/>
                <w:bCs/>
                <w:color w:val="111111"/>
                <w:lang w:val="es-AR"/>
              </w:rPr>
              <w:t>CONTRATADA</w:t>
            </w:r>
            <w:r w:rsidRPr="00ED60DD">
              <w:rPr>
                <w:color w:val="111111"/>
                <w:lang w:val="es-AR"/>
              </w:rPr>
              <w:t xml:space="preserve"> são de sua exclusiva responsabilidade quanto a direitos autorais e de personalidade nele contidos.</w:t>
            </w:r>
          </w:p>
          <w:p w14:paraId="0ECE29A2" w14:textId="77777777" w:rsidR="008D4F2E" w:rsidRPr="00ED60DD" w:rsidRDefault="00000000">
            <w:pPr>
              <w:pBdr>
                <w:top w:val="nil"/>
                <w:left w:val="nil"/>
                <w:bottom w:val="nil"/>
                <w:right w:val="nil"/>
                <w:between w:val="nil"/>
              </w:pBdr>
              <w:spacing w:after="80"/>
              <w:jc w:val="both"/>
              <w:rPr>
                <w:color w:val="111111"/>
                <w:lang w:val="es-AR"/>
              </w:rPr>
            </w:pPr>
            <w:r w:rsidRPr="00ED60DD">
              <w:rPr>
                <w:color w:val="000000"/>
                <w:lang w:val="es-AR"/>
              </w:rPr>
              <w:t xml:space="preserve">     </w:t>
            </w:r>
          </w:p>
          <w:p w14:paraId="161FE985" w14:textId="77777777" w:rsidR="008D4F2E" w:rsidRPr="00ED60DD" w:rsidRDefault="00000000">
            <w:pPr>
              <w:pBdr>
                <w:top w:val="nil"/>
                <w:left w:val="nil"/>
                <w:bottom w:val="nil"/>
                <w:right w:val="nil"/>
                <w:between w:val="nil"/>
              </w:pBdr>
              <w:spacing w:after="80"/>
              <w:jc w:val="both"/>
              <w:rPr>
                <w:color w:val="111111"/>
                <w:lang w:val="es-AR"/>
              </w:rPr>
            </w:pPr>
            <w:r w:rsidRPr="00ED60DD">
              <w:rPr>
                <w:b/>
                <w:bCs/>
                <w:color w:val="111111"/>
                <w:lang w:val="es-AR"/>
              </w:rPr>
              <w:t>8.7.1.</w:t>
            </w:r>
            <w:r w:rsidRPr="00ED60DD">
              <w:rPr>
                <w:color w:val="111111"/>
                <w:lang w:val="es-AR"/>
              </w:rPr>
              <w:t xml:space="preserve"> A </w:t>
            </w:r>
            <w:r w:rsidRPr="00ED60DD">
              <w:rPr>
                <w:b/>
                <w:bCs/>
                <w:color w:val="111111"/>
                <w:lang w:val="es-AR"/>
              </w:rPr>
              <w:t xml:space="preserve">CONTRATADA </w:t>
            </w:r>
            <w:r w:rsidRPr="00ED60DD">
              <w:rPr>
                <w:color w:val="111111"/>
                <w:lang w:val="es-AR"/>
              </w:rPr>
              <w:t xml:space="preserve">será exclusivamente responsável por quaisquer direitos autorais, direitos de imagem, direitos de personalidade ou quaisquer outros direitos de propriedade intelectual relacionados aos Produtos do Trabalho, obrigando-se a indenizar e manter a </w:t>
            </w:r>
            <w:r w:rsidRPr="00ED60DD">
              <w:rPr>
                <w:b/>
                <w:bCs/>
                <w:color w:val="111111"/>
                <w:lang w:val="es-AR"/>
              </w:rPr>
              <w:t xml:space="preserve">CONTRATANTE </w:t>
            </w:r>
            <w:r w:rsidRPr="00ED60DD">
              <w:rPr>
                <w:color w:val="111111"/>
                <w:lang w:val="es-AR"/>
              </w:rPr>
              <w:t>indene de quaisquer reclamações de terceiros decorrentes de tais violações.</w:t>
            </w:r>
          </w:p>
        </w:tc>
        <w:tc>
          <w:tcPr>
            <w:tcW w:w="236" w:type="dxa"/>
            <w:tcBorders>
              <w:left w:val="single" w:sz="4" w:space="0" w:color="B8C8E0"/>
              <w:right w:val="single" w:sz="4" w:space="0" w:color="B8C8E0"/>
            </w:tcBorders>
            <w:shd w:val="clear" w:color="auto" w:fill="FFFFFF"/>
          </w:tcPr>
          <w:p w14:paraId="614E5999"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15D02AF6" w14:textId="77777777" w:rsidR="008D4F2E" w:rsidRDefault="00000000">
            <w:pPr>
              <w:pBdr>
                <w:top w:val="nil"/>
                <w:left w:val="nil"/>
                <w:bottom w:val="nil"/>
                <w:right w:val="nil"/>
                <w:between w:val="nil"/>
              </w:pBdr>
              <w:spacing w:after="80"/>
              <w:jc w:val="both"/>
              <w:rPr>
                <w:i/>
                <w:iCs/>
                <w:color w:val="111111"/>
              </w:rPr>
            </w:pPr>
            <w:r>
              <w:rPr>
                <w:b/>
                <w:bCs/>
                <w:i/>
                <w:iCs/>
                <w:color w:val="111111"/>
              </w:rPr>
              <w:t>8.7.</w:t>
            </w:r>
            <w:r>
              <w:rPr>
                <w:b/>
                <w:bCs/>
                <w:i/>
                <w:iCs/>
                <w:color w:val="111111"/>
              </w:rPr>
              <w:tab/>
            </w:r>
            <w:r>
              <w:rPr>
                <w:i/>
                <w:iCs/>
                <w:color w:val="111111"/>
              </w:rPr>
              <w:t xml:space="preserve">All Work Products delivered by the </w:t>
            </w:r>
            <w:r>
              <w:rPr>
                <w:b/>
                <w:bCs/>
                <w:i/>
                <w:iCs/>
                <w:color w:val="111111"/>
              </w:rPr>
              <w:t>SERVICE PROVIDER</w:t>
            </w:r>
            <w:r>
              <w:rPr>
                <w:i/>
                <w:iCs/>
                <w:color w:val="111111"/>
              </w:rPr>
              <w:t xml:space="preserve"> are its sole responsibility with respect to any copyright and image rights and personality rights contained therein.</w:t>
            </w:r>
          </w:p>
          <w:p w14:paraId="6E0CD3D1" w14:textId="77777777" w:rsidR="008D4F2E" w:rsidRDefault="008D4F2E">
            <w:pPr>
              <w:pBdr>
                <w:top w:val="nil"/>
                <w:left w:val="nil"/>
                <w:bottom w:val="nil"/>
                <w:right w:val="nil"/>
                <w:between w:val="nil"/>
              </w:pBdr>
              <w:spacing w:after="80"/>
              <w:jc w:val="both"/>
              <w:rPr>
                <w:i/>
                <w:iCs/>
                <w:color w:val="111111"/>
              </w:rPr>
            </w:pPr>
          </w:p>
          <w:p w14:paraId="7D26D875" w14:textId="77777777" w:rsidR="008D4F2E" w:rsidRDefault="00000000">
            <w:pPr>
              <w:pBdr>
                <w:top w:val="nil"/>
                <w:left w:val="nil"/>
                <w:bottom w:val="nil"/>
                <w:right w:val="nil"/>
                <w:between w:val="nil"/>
              </w:pBdr>
              <w:spacing w:after="80"/>
              <w:jc w:val="both"/>
              <w:rPr>
                <w:i/>
                <w:iCs/>
                <w:color w:val="111111"/>
              </w:rPr>
            </w:pPr>
            <w:r>
              <w:rPr>
                <w:b/>
                <w:bCs/>
                <w:i/>
                <w:iCs/>
                <w:color w:val="111111"/>
              </w:rPr>
              <w:t>8.7.1.</w:t>
            </w:r>
            <w:r>
              <w:rPr>
                <w:i/>
                <w:iCs/>
                <w:color w:val="111111"/>
              </w:rPr>
              <w:t>The</w:t>
            </w:r>
            <w:r>
              <w:rPr>
                <w:b/>
                <w:bCs/>
                <w:i/>
                <w:iCs/>
                <w:color w:val="111111"/>
              </w:rPr>
              <w:t xml:space="preserve"> SERVICE PROVIDER</w:t>
            </w:r>
            <w:r>
              <w:rPr>
                <w:i/>
                <w:iCs/>
                <w:color w:val="111111"/>
              </w:rPr>
              <w:t xml:space="preserve"> shall be solely liable for any copyright, image rights, personality rights or other intellectual property rights related to the Work Products and shall indemnify and hold harmless the </w:t>
            </w:r>
            <w:r>
              <w:rPr>
                <w:b/>
                <w:bCs/>
                <w:i/>
                <w:iCs/>
                <w:color w:val="111111"/>
              </w:rPr>
              <w:t xml:space="preserve">CLIENT </w:t>
            </w:r>
            <w:r>
              <w:rPr>
                <w:i/>
                <w:iCs/>
                <w:color w:val="111111"/>
              </w:rPr>
              <w:t>from and against any third-party claims arising therefrom.</w:t>
            </w:r>
          </w:p>
        </w:tc>
      </w:tr>
      <w:tr w:rsidR="008D4F2E" w14:paraId="4A9608FE" w14:textId="77777777">
        <w:tc>
          <w:tcPr>
            <w:tcW w:w="5035" w:type="dxa"/>
            <w:shd w:val="clear" w:color="auto" w:fill="FFFFFF"/>
          </w:tcPr>
          <w:p w14:paraId="14110C67"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6D159299"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6FA5E6D9" w14:textId="77777777" w:rsidR="008D4F2E" w:rsidRDefault="008D4F2E">
            <w:pPr>
              <w:pBdr>
                <w:top w:val="nil"/>
                <w:left w:val="nil"/>
                <w:bottom w:val="nil"/>
                <w:right w:val="nil"/>
                <w:between w:val="nil"/>
              </w:pBdr>
              <w:spacing w:after="40"/>
              <w:jc w:val="both"/>
              <w:rPr>
                <w:color w:val="000000"/>
              </w:rPr>
            </w:pPr>
          </w:p>
        </w:tc>
      </w:tr>
      <w:tr w:rsidR="008D4F2E" w14:paraId="2F3E0CCE" w14:textId="77777777">
        <w:tc>
          <w:tcPr>
            <w:tcW w:w="5035" w:type="dxa"/>
            <w:shd w:val="clear" w:color="auto" w:fill="E8EEF8"/>
          </w:tcPr>
          <w:p w14:paraId="78E3E358"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8.8.</w:t>
            </w:r>
            <w:r w:rsidRPr="00ED60DD">
              <w:rPr>
                <w:b/>
                <w:bCs/>
                <w:color w:val="111111"/>
                <w:lang w:val="es-AR"/>
              </w:rPr>
              <w:tab/>
            </w:r>
            <w:r w:rsidRPr="00ED60DD">
              <w:rPr>
                <w:color w:val="111111"/>
                <w:lang w:val="es-AR"/>
              </w:rPr>
              <w:t xml:space="preserve">A </w:t>
            </w:r>
            <w:r w:rsidRPr="00ED60DD">
              <w:rPr>
                <w:b/>
                <w:bCs/>
                <w:color w:val="111111"/>
                <w:lang w:val="es-AR"/>
              </w:rPr>
              <w:t>CONTRATANTE</w:t>
            </w:r>
            <w:r w:rsidRPr="00ED60DD">
              <w:rPr>
                <w:color w:val="111111"/>
                <w:lang w:val="es-AR"/>
              </w:rPr>
              <w:t xml:space="preserve"> declara para todos os fins de direito, de que esta mantém em seu poder a documentação comprobatória dos dados fáticos, técnicos e científicos relativos aos seus produtos e/ou serviços, pelos quais se responsabiliza integralmente, isentando a </w:t>
            </w:r>
            <w:r w:rsidRPr="00ED60DD">
              <w:rPr>
                <w:b/>
                <w:bCs/>
                <w:color w:val="111111"/>
                <w:lang w:val="es-AR"/>
              </w:rPr>
              <w:t>CONTRATADA</w:t>
            </w:r>
            <w:r w:rsidRPr="00ED60DD">
              <w:rPr>
                <w:color w:val="111111"/>
                <w:lang w:val="es-AR"/>
              </w:rPr>
              <w:t xml:space="preserve"> de responsabilidade pela veracidade do conteúdo da publicidade aprovada.</w:t>
            </w:r>
          </w:p>
        </w:tc>
        <w:tc>
          <w:tcPr>
            <w:tcW w:w="236" w:type="dxa"/>
            <w:tcBorders>
              <w:left w:val="single" w:sz="4" w:space="0" w:color="B8C8E0"/>
              <w:right w:val="single" w:sz="4" w:space="0" w:color="B8C8E0"/>
            </w:tcBorders>
            <w:shd w:val="clear" w:color="auto" w:fill="FFFFFF"/>
          </w:tcPr>
          <w:p w14:paraId="59959676"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5ABA117F" w14:textId="77777777" w:rsidR="008D4F2E" w:rsidRDefault="00000000">
            <w:pPr>
              <w:pBdr>
                <w:top w:val="nil"/>
                <w:left w:val="nil"/>
                <w:bottom w:val="nil"/>
                <w:right w:val="nil"/>
                <w:between w:val="nil"/>
              </w:pBdr>
              <w:spacing w:after="80"/>
              <w:jc w:val="both"/>
              <w:rPr>
                <w:color w:val="000000"/>
              </w:rPr>
            </w:pPr>
            <w:r>
              <w:rPr>
                <w:b/>
                <w:bCs/>
                <w:i/>
                <w:iCs/>
                <w:color w:val="111111"/>
              </w:rPr>
              <w:t>8.8.</w:t>
            </w:r>
            <w:r>
              <w:rPr>
                <w:b/>
                <w:bCs/>
                <w:i/>
                <w:iCs/>
                <w:color w:val="111111"/>
              </w:rPr>
              <w:tab/>
            </w:r>
            <w:r>
              <w:rPr>
                <w:i/>
                <w:iCs/>
                <w:color w:val="111111"/>
              </w:rPr>
              <w:t xml:space="preserve">The </w:t>
            </w:r>
            <w:r>
              <w:rPr>
                <w:b/>
                <w:bCs/>
                <w:i/>
                <w:iCs/>
                <w:color w:val="111111"/>
              </w:rPr>
              <w:t>CLIENT</w:t>
            </w:r>
            <w:r>
              <w:rPr>
                <w:i/>
                <w:iCs/>
                <w:color w:val="111111"/>
              </w:rPr>
              <w:t xml:space="preserve"> declares that it maintains in its possession supporting documentation for all factual, technical and scientific data relating to its products and/or services, for which it is solely responsible, thereby relieving the </w:t>
            </w:r>
            <w:r>
              <w:rPr>
                <w:b/>
                <w:bCs/>
                <w:i/>
                <w:iCs/>
                <w:color w:val="111111"/>
              </w:rPr>
              <w:t>SERVICE PROVIDER</w:t>
            </w:r>
            <w:r>
              <w:rPr>
                <w:i/>
                <w:iCs/>
                <w:color w:val="111111"/>
              </w:rPr>
              <w:t xml:space="preserve"> of liability for the accuracy of approved advertising content.</w:t>
            </w:r>
          </w:p>
        </w:tc>
      </w:tr>
      <w:tr w:rsidR="008D4F2E" w14:paraId="360CB919" w14:textId="77777777">
        <w:tc>
          <w:tcPr>
            <w:tcW w:w="5035" w:type="dxa"/>
            <w:shd w:val="clear" w:color="auto" w:fill="FFFFFF"/>
          </w:tcPr>
          <w:p w14:paraId="7A7E023D"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4F28E255"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6E7FC09A" w14:textId="77777777" w:rsidR="008D4F2E" w:rsidRDefault="008D4F2E">
            <w:pPr>
              <w:pBdr>
                <w:top w:val="nil"/>
                <w:left w:val="nil"/>
                <w:bottom w:val="nil"/>
                <w:right w:val="nil"/>
                <w:between w:val="nil"/>
              </w:pBdr>
              <w:spacing w:after="40"/>
              <w:jc w:val="both"/>
              <w:rPr>
                <w:color w:val="000000"/>
              </w:rPr>
            </w:pPr>
          </w:p>
        </w:tc>
      </w:tr>
      <w:tr w:rsidR="008D4F2E" w14:paraId="3FB1B7EB" w14:textId="77777777">
        <w:tc>
          <w:tcPr>
            <w:tcW w:w="5035" w:type="dxa"/>
            <w:shd w:val="clear" w:color="auto" w:fill="FFFFFF"/>
          </w:tcPr>
          <w:p w14:paraId="2125D651"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8.9.</w:t>
            </w:r>
            <w:r w:rsidRPr="00ED60DD">
              <w:rPr>
                <w:b/>
                <w:bCs/>
                <w:color w:val="111111"/>
                <w:lang w:val="es-AR"/>
              </w:rPr>
              <w:tab/>
            </w:r>
            <w:r w:rsidRPr="00ED60DD">
              <w:rPr>
                <w:color w:val="111111"/>
                <w:lang w:val="es-AR"/>
              </w:rPr>
              <w:t xml:space="preserve">Eventuais contratos firmados pela </w:t>
            </w:r>
            <w:r w:rsidRPr="00ED60DD">
              <w:rPr>
                <w:b/>
                <w:bCs/>
                <w:color w:val="111111"/>
                <w:lang w:val="es-AR"/>
              </w:rPr>
              <w:t>CONTRATADA</w:t>
            </w:r>
            <w:r w:rsidRPr="00ED60DD">
              <w:rPr>
                <w:color w:val="111111"/>
                <w:lang w:val="es-AR"/>
              </w:rPr>
              <w:t xml:space="preserve"> junto a terceiros para a execução dos SERVIÇOS objeto deste instrumento deverão ser cumpridos e serão respeitados pela </w:t>
            </w:r>
            <w:r w:rsidRPr="00ED60DD">
              <w:rPr>
                <w:b/>
                <w:bCs/>
                <w:color w:val="111111"/>
                <w:lang w:val="es-AR"/>
              </w:rPr>
              <w:t>CONTRATANTE</w:t>
            </w:r>
            <w:r w:rsidRPr="00ED60DD">
              <w:rPr>
                <w:color w:val="111111"/>
                <w:lang w:val="es-AR"/>
              </w:rPr>
              <w:t xml:space="preserve"> de forma a preservar os direitos autorais de terceiros, tais como produtoras, criadoras de mídia, dentre outros. A </w:t>
            </w:r>
            <w:r w:rsidRPr="00ED60DD">
              <w:rPr>
                <w:b/>
                <w:bCs/>
                <w:color w:val="111111"/>
                <w:lang w:val="es-AR"/>
              </w:rPr>
              <w:t xml:space="preserve">CONTRATADA </w:t>
            </w:r>
            <w:r w:rsidRPr="00ED60DD">
              <w:rPr>
                <w:color w:val="111111"/>
                <w:lang w:val="es-AR"/>
              </w:rPr>
              <w:t xml:space="preserve">deverá fornecer à </w:t>
            </w:r>
            <w:r w:rsidRPr="00ED60DD">
              <w:rPr>
                <w:b/>
                <w:bCs/>
                <w:color w:val="111111"/>
                <w:lang w:val="es-AR"/>
              </w:rPr>
              <w:t>CONTRATANTE</w:t>
            </w:r>
            <w:r w:rsidRPr="00ED60DD">
              <w:rPr>
                <w:color w:val="111111"/>
                <w:lang w:val="es-AR"/>
              </w:rPr>
              <w:t xml:space="preserve">, mediante solicitação, cópias de tais contratos e respectivos termos de licenciamento, de modo a permitir que a </w:t>
            </w:r>
            <w:r w:rsidRPr="00ED60DD">
              <w:rPr>
                <w:b/>
                <w:bCs/>
                <w:color w:val="111111"/>
                <w:lang w:val="es-AR"/>
              </w:rPr>
              <w:t xml:space="preserve">CONTRATANTE </w:t>
            </w:r>
            <w:r w:rsidRPr="00ED60DD">
              <w:rPr>
                <w:color w:val="111111"/>
                <w:lang w:val="es-AR"/>
              </w:rPr>
              <w:t>cumpra adequadamente as obrigações ali previstas e verifique que tais obrigações e restrições estejam de acordo com as práticas usuais de mercado e não conflitem com os termos deste Contrato.</w:t>
            </w:r>
          </w:p>
        </w:tc>
        <w:tc>
          <w:tcPr>
            <w:tcW w:w="236" w:type="dxa"/>
            <w:tcBorders>
              <w:left w:val="single" w:sz="4" w:space="0" w:color="B8C8E0"/>
              <w:right w:val="single" w:sz="4" w:space="0" w:color="B8C8E0"/>
            </w:tcBorders>
            <w:shd w:val="clear" w:color="auto" w:fill="FFFFFF"/>
          </w:tcPr>
          <w:p w14:paraId="439B99EC"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436CCAED" w14:textId="77777777" w:rsidR="008D4F2E" w:rsidRDefault="00000000">
            <w:pPr>
              <w:pBdr>
                <w:top w:val="nil"/>
                <w:left w:val="nil"/>
                <w:bottom w:val="nil"/>
                <w:right w:val="nil"/>
                <w:between w:val="nil"/>
              </w:pBdr>
              <w:spacing w:after="80"/>
              <w:jc w:val="both"/>
              <w:rPr>
                <w:color w:val="000000"/>
              </w:rPr>
            </w:pPr>
            <w:r>
              <w:rPr>
                <w:b/>
                <w:bCs/>
                <w:i/>
                <w:iCs/>
                <w:color w:val="111111"/>
              </w:rPr>
              <w:t>8.9.</w:t>
            </w:r>
            <w:r>
              <w:rPr>
                <w:b/>
                <w:bCs/>
                <w:i/>
                <w:iCs/>
                <w:color w:val="111111"/>
              </w:rPr>
              <w:tab/>
            </w:r>
            <w:r>
              <w:rPr>
                <w:i/>
                <w:iCs/>
                <w:color w:val="111111"/>
              </w:rPr>
              <w:t xml:space="preserve">Any contracts entered into by the </w:t>
            </w:r>
            <w:r>
              <w:rPr>
                <w:b/>
                <w:bCs/>
                <w:i/>
                <w:iCs/>
                <w:color w:val="111111"/>
              </w:rPr>
              <w:t>SERVICE PROVIDER</w:t>
            </w:r>
            <w:r>
              <w:rPr>
                <w:i/>
                <w:iCs/>
                <w:color w:val="111111"/>
              </w:rPr>
              <w:t xml:space="preserve"> with third parties for the performance of the SERVICES shall be honoured and respected by the </w:t>
            </w:r>
            <w:r>
              <w:rPr>
                <w:b/>
                <w:bCs/>
                <w:i/>
                <w:iCs/>
                <w:color w:val="111111"/>
              </w:rPr>
              <w:t>CLIENT</w:t>
            </w:r>
            <w:r>
              <w:rPr>
                <w:i/>
                <w:iCs/>
                <w:color w:val="111111"/>
              </w:rPr>
              <w:t xml:space="preserve"> so as to preserve the intellectual property rights of such third parties, such as production companies, media creators, among others. The </w:t>
            </w:r>
            <w:r>
              <w:rPr>
                <w:b/>
                <w:bCs/>
                <w:i/>
                <w:iCs/>
                <w:color w:val="111111"/>
              </w:rPr>
              <w:t xml:space="preserve">SERVICE PROVIDER </w:t>
            </w:r>
            <w:r>
              <w:rPr>
                <w:i/>
                <w:iCs/>
                <w:color w:val="111111"/>
              </w:rPr>
              <w:t xml:space="preserve">shall provide the </w:t>
            </w:r>
            <w:r>
              <w:rPr>
                <w:b/>
                <w:bCs/>
                <w:i/>
                <w:iCs/>
                <w:color w:val="111111"/>
              </w:rPr>
              <w:t>CLIENT</w:t>
            </w:r>
            <w:r>
              <w:rPr>
                <w:i/>
                <w:iCs/>
                <w:color w:val="111111"/>
              </w:rPr>
              <w:t xml:space="preserve">, upon request, with copies of such agreements and related licensing terms in order to enable the </w:t>
            </w:r>
            <w:r>
              <w:rPr>
                <w:b/>
                <w:bCs/>
                <w:i/>
                <w:iCs/>
                <w:color w:val="111111"/>
              </w:rPr>
              <w:t xml:space="preserve">CLIENT </w:t>
            </w:r>
            <w:r>
              <w:rPr>
                <w:i/>
                <w:iCs/>
                <w:color w:val="111111"/>
              </w:rPr>
              <w:t>to effectively comply with the obligations therein and verify that such obligations and restrictions are consistent with customary industry practice and do not conflict with the terms of this Agreement.</w:t>
            </w:r>
          </w:p>
        </w:tc>
      </w:tr>
      <w:tr w:rsidR="008D4F2E" w14:paraId="55718D27" w14:textId="77777777">
        <w:tc>
          <w:tcPr>
            <w:tcW w:w="5035" w:type="dxa"/>
            <w:shd w:val="clear" w:color="auto" w:fill="FFFFFF"/>
          </w:tcPr>
          <w:p w14:paraId="1FE999B3"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5FBA2E02"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0483F598" w14:textId="77777777" w:rsidR="008D4F2E" w:rsidRDefault="008D4F2E">
            <w:pPr>
              <w:pBdr>
                <w:top w:val="nil"/>
                <w:left w:val="nil"/>
                <w:bottom w:val="nil"/>
                <w:right w:val="nil"/>
                <w:between w:val="nil"/>
              </w:pBdr>
              <w:spacing w:after="40"/>
              <w:jc w:val="both"/>
              <w:rPr>
                <w:color w:val="000000"/>
              </w:rPr>
            </w:pPr>
          </w:p>
        </w:tc>
      </w:tr>
      <w:tr w:rsidR="008D4F2E" w14:paraId="1262FC62" w14:textId="77777777">
        <w:tc>
          <w:tcPr>
            <w:tcW w:w="5035" w:type="dxa"/>
            <w:shd w:val="clear" w:color="auto" w:fill="E8EEF8"/>
          </w:tcPr>
          <w:p w14:paraId="0040EF35"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8.10.</w:t>
            </w:r>
            <w:r w:rsidRPr="00ED60DD">
              <w:rPr>
                <w:b/>
                <w:bCs/>
                <w:color w:val="111111"/>
                <w:lang w:val="es-AR"/>
              </w:rPr>
              <w:tab/>
            </w:r>
            <w:r w:rsidRPr="00ED60DD">
              <w:rPr>
                <w:color w:val="111111"/>
                <w:lang w:val="es-AR"/>
              </w:rPr>
              <w:t xml:space="preserve">A </w:t>
            </w:r>
            <w:r w:rsidRPr="00ED60DD">
              <w:rPr>
                <w:b/>
                <w:bCs/>
                <w:color w:val="111111"/>
                <w:lang w:val="es-AR"/>
              </w:rPr>
              <w:t>CONTRATANTE</w:t>
            </w:r>
            <w:r w:rsidRPr="00ED60DD">
              <w:rPr>
                <w:color w:val="111111"/>
                <w:lang w:val="es-AR"/>
              </w:rPr>
              <w:t xml:space="preserve"> deve observar todas as condições contratadas, concernentes a direitos autorais e de personalidade, em relação aos materiais produzidos pela </w:t>
            </w:r>
            <w:r w:rsidRPr="00ED60DD">
              <w:rPr>
                <w:b/>
                <w:bCs/>
                <w:color w:val="111111"/>
                <w:lang w:val="es-AR"/>
              </w:rPr>
              <w:t>CONTRATADA</w:t>
            </w:r>
            <w:r w:rsidRPr="00ED60DD">
              <w:rPr>
                <w:color w:val="111111"/>
                <w:lang w:val="es-AR"/>
              </w:rPr>
              <w:t xml:space="preserve"> e a ele fornecidos, ficando sob sua integral responsabilidade qualquer uso diverso daquele originalmente contratado, desde que a </w:t>
            </w:r>
            <w:r w:rsidRPr="00ED60DD">
              <w:rPr>
                <w:b/>
                <w:bCs/>
                <w:color w:val="111111"/>
                <w:lang w:val="es-AR"/>
              </w:rPr>
              <w:t xml:space="preserve">CONTRATADA </w:t>
            </w:r>
            <w:r w:rsidRPr="00ED60DD">
              <w:rPr>
                <w:color w:val="111111"/>
                <w:lang w:val="es-AR"/>
              </w:rPr>
              <w:t xml:space="preserve">tenha previamente informado à </w:t>
            </w:r>
            <w:r w:rsidRPr="00ED60DD">
              <w:rPr>
                <w:b/>
                <w:bCs/>
                <w:color w:val="111111"/>
                <w:lang w:val="es-AR"/>
              </w:rPr>
              <w:t>CONTRATANTE</w:t>
            </w:r>
            <w:r w:rsidRPr="00ED60DD">
              <w:rPr>
                <w:color w:val="111111"/>
                <w:lang w:val="es-AR"/>
              </w:rPr>
              <w:t>, por escrito, às limitações, restrições e condições de licenciamento aplicáveis a tais materiais e direitos de terceiros.</w:t>
            </w:r>
          </w:p>
        </w:tc>
        <w:tc>
          <w:tcPr>
            <w:tcW w:w="236" w:type="dxa"/>
            <w:tcBorders>
              <w:left w:val="single" w:sz="4" w:space="0" w:color="B8C8E0"/>
              <w:right w:val="single" w:sz="4" w:space="0" w:color="B8C8E0"/>
            </w:tcBorders>
            <w:shd w:val="clear" w:color="auto" w:fill="FFFFFF"/>
          </w:tcPr>
          <w:p w14:paraId="56257628"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7632B552" w14:textId="77777777" w:rsidR="008D4F2E" w:rsidRDefault="00000000">
            <w:pPr>
              <w:pBdr>
                <w:top w:val="nil"/>
                <w:left w:val="nil"/>
                <w:bottom w:val="nil"/>
                <w:right w:val="nil"/>
                <w:between w:val="nil"/>
              </w:pBdr>
              <w:spacing w:after="80"/>
              <w:jc w:val="both"/>
              <w:rPr>
                <w:color w:val="000000"/>
              </w:rPr>
            </w:pPr>
            <w:r>
              <w:rPr>
                <w:b/>
                <w:bCs/>
                <w:i/>
                <w:iCs/>
                <w:color w:val="111111"/>
              </w:rPr>
              <w:t>8.10.</w:t>
            </w:r>
            <w:r>
              <w:rPr>
                <w:b/>
                <w:bCs/>
                <w:i/>
                <w:iCs/>
                <w:color w:val="111111"/>
              </w:rPr>
              <w:tab/>
            </w:r>
            <w:r>
              <w:rPr>
                <w:i/>
                <w:iCs/>
                <w:color w:val="111111"/>
              </w:rPr>
              <w:t xml:space="preserve">The </w:t>
            </w:r>
            <w:r>
              <w:rPr>
                <w:b/>
                <w:bCs/>
                <w:i/>
                <w:iCs/>
                <w:color w:val="111111"/>
              </w:rPr>
              <w:t>CLIENT</w:t>
            </w:r>
            <w:r>
              <w:rPr>
                <w:i/>
                <w:iCs/>
                <w:color w:val="111111"/>
              </w:rPr>
              <w:t xml:space="preserve"> shall observe all contractual conditions regarding copyright and image rights and personality rights in relation to materials produced and delivered by the </w:t>
            </w:r>
            <w:r>
              <w:rPr>
                <w:b/>
                <w:bCs/>
                <w:i/>
                <w:iCs/>
                <w:color w:val="111111"/>
              </w:rPr>
              <w:t>SERVICE PROVIDER</w:t>
            </w:r>
            <w:r>
              <w:rPr>
                <w:i/>
                <w:iCs/>
                <w:color w:val="111111"/>
              </w:rPr>
              <w:t xml:space="preserve">, and shall bear sole responsibility for any use other than that originally agreed, provided that the </w:t>
            </w:r>
            <w:r>
              <w:rPr>
                <w:b/>
                <w:bCs/>
                <w:i/>
                <w:iCs/>
                <w:color w:val="111111"/>
              </w:rPr>
              <w:t xml:space="preserve">SERVICE PROVIDER </w:t>
            </w:r>
            <w:r>
              <w:rPr>
                <w:i/>
                <w:iCs/>
                <w:color w:val="111111"/>
              </w:rPr>
              <w:t xml:space="preserve">has previously informed the </w:t>
            </w:r>
            <w:r>
              <w:rPr>
                <w:b/>
                <w:bCs/>
                <w:i/>
                <w:iCs/>
                <w:color w:val="111111"/>
              </w:rPr>
              <w:t xml:space="preserve">CLIENT </w:t>
            </w:r>
            <w:r>
              <w:rPr>
                <w:i/>
                <w:iCs/>
                <w:color w:val="111111"/>
              </w:rPr>
              <w:t>in writing of the applicable limitations, restrictions and licensing conditions related to such materials and third-party rights.</w:t>
            </w:r>
          </w:p>
        </w:tc>
      </w:tr>
      <w:tr w:rsidR="008D4F2E" w14:paraId="1EDE2CDB" w14:textId="77777777">
        <w:tc>
          <w:tcPr>
            <w:tcW w:w="5035" w:type="dxa"/>
            <w:shd w:val="clear" w:color="auto" w:fill="FFFFFF"/>
          </w:tcPr>
          <w:p w14:paraId="7A78FD29"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0E950BA1"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06EBCB2D" w14:textId="77777777" w:rsidR="008D4F2E" w:rsidRDefault="008D4F2E">
            <w:pPr>
              <w:pBdr>
                <w:top w:val="nil"/>
                <w:left w:val="nil"/>
                <w:bottom w:val="nil"/>
                <w:right w:val="nil"/>
                <w:between w:val="nil"/>
              </w:pBdr>
              <w:spacing w:after="40"/>
              <w:jc w:val="both"/>
              <w:rPr>
                <w:color w:val="000000"/>
              </w:rPr>
            </w:pPr>
          </w:p>
        </w:tc>
      </w:tr>
      <w:tr w:rsidR="008D4F2E" w14:paraId="70E18603" w14:textId="77777777">
        <w:tc>
          <w:tcPr>
            <w:tcW w:w="5035" w:type="dxa"/>
            <w:shd w:val="clear" w:color="auto" w:fill="FFFFFF"/>
          </w:tcPr>
          <w:p w14:paraId="4C6B872E" w14:textId="77777777" w:rsidR="008D4F2E" w:rsidRPr="00ED60DD" w:rsidRDefault="00000000">
            <w:pPr>
              <w:pBdr>
                <w:top w:val="nil"/>
                <w:left w:val="nil"/>
                <w:bottom w:val="nil"/>
                <w:right w:val="nil"/>
                <w:between w:val="nil"/>
              </w:pBdr>
              <w:spacing w:after="80"/>
              <w:jc w:val="both"/>
              <w:rPr>
                <w:color w:val="111111"/>
                <w:lang w:val="es-AR"/>
              </w:rPr>
            </w:pPr>
            <w:r w:rsidRPr="00ED60DD">
              <w:rPr>
                <w:b/>
                <w:bCs/>
                <w:color w:val="111111"/>
                <w:lang w:val="es-AR"/>
              </w:rPr>
              <w:t>8.11.</w:t>
            </w:r>
            <w:r w:rsidRPr="00ED60DD">
              <w:rPr>
                <w:b/>
                <w:bCs/>
                <w:color w:val="111111"/>
                <w:lang w:val="es-AR"/>
              </w:rPr>
              <w:tab/>
            </w:r>
            <w:r w:rsidRPr="00ED60DD">
              <w:rPr>
                <w:color w:val="111111"/>
                <w:lang w:val="es-AR"/>
              </w:rPr>
              <w:t xml:space="preserve">A </w:t>
            </w:r>
            <w:r w:rsidRPr="00ED60DD">
              <w:rPr>
                <w:b/>
                <w:bCs/>
                <w:color w:val="111111"/>
                <w:lang w:val="es-AR"/>
              </w:rPr>
              <w:t>CONTRATANTE</w:t>
            </w:r>
            <w:r w:rsidRPr="00ED60DD">
              <w:rPr>
                <w:color w:val="111111"/>
                <w:lang w:val="es-AR"/>
              </w:rPr>
              <w:t xml:space="preserve"> autoriza a </w:t>
            </w:r>
            <w:r w:rsidRPr="00ED60DD">
              <w:rPr>
                <w:b/>
                <w:bCs/>
                <w:color w:val="111111"/>
                <w:lang w:val="es-AR"/>
              </w:rPr>
              <w:t>CONTRATADA</w:t>
            </w:r>
            <w:r w:rsidRPr="00ED60DD">
              <w:rPr>
                <w:color w:val="111111"/>
                <w:lang w:val="es-AR"/>
              </w:rPr>
              <w:t>, pelo período de 5 (cinco) anos após a rescisão ou término deste Contrato, em âmbito mundial, a reproduzir os materiais criados no âmbito deste Contrato exclusivamente para fins institucionais e de portfólio, incluindo inscrições em premiações, revisões históricas, artigos de imprensa e apresentações institucionais, bem como em seus sites e perfis institucionais, identificando a CONTRATANTE apenas como cliente do projeto, desde que tal utilização não tenha finalidade comercial direta.</w:t>
            </w:r>
          </w:p>
          <w:p w14:paraId="542DBD56" w14:textId="77777777" w:rsidR="008D4F2E" w:rsidRPr="00ED60DD" w:rsidRDefault="00000000">
            <w:pPr>
              <w:pBdr>
                <w:top w:val="nil"/>
                <w:left w:val="nil"/>
                <w:bottom w:val="nil"/>
                <w:right w:val="nil"/>
                <w:between w:val="nil"/>
              </w:pBdr>
              <w:spacing w:after="80"/>
              <w:jc w:val="both"/>
              <w:rPr>
                <w:color w:val="111111"/>
                <w:lang w:val="es-AR"/>
              </w:rPr>
            </w:pPr>
            <w:r w:rsidRPr="00ED60DD">
              <w:rPr>
                <w:color w:val="111111"/>
                <w:lang w:val="es-AR"/>
              </w:rPr>
              <w:t>Qualquer utilização após referido prazo e/ou fora do território brasileiro dependerá de autorização prévia e por escrito do CLIENTE.</w:t>
            </w:r>
          </w:p>
          <w:p w14:paraId="79C56CF9" w14:textId="77777777" w:rsidR="008D4F2E" w:rsidRPr="00ED60DD" w:rsidRDefault="00000000">
            <w:pPr>
              <w:pBdr>
                <w:top w:val="nil"/>
                <w:left w:val="nil"/>
                <w:bottom w:val="nil"/>
                <w:right w:val="nil"/>
                <w:between w:val="nil"/>
              </w:pBdr>
              <w:spacing w:after="80"/>
              <w:jc w:val="both"/>
              <w:rPr>
                <w:color w:val="111111"/>
                <w:lang w:val="es-AR"/>
              </w:rPr>
            </w:pPr>
            <w:r w:rsidRPr="00ED60DD">
              <w:rPr>
                <w:color w:val="111111"/>
                <w:lang w:val="es-AR"/>
              </w:rPr>
              <w:t>Qualquer publicação em websites, plataformas de redes sociais, canais do YouTube ou mídias similares estará sujeita à aprovação prévia e por escrito do CLIENTE em cada caso.</w:t>
            </w:r>
          </w:p>
          <w:p w14:paraId="25F27968" w14:textId="77777777" w:rsidR="008D4F2E" w:rsidRPr="00ED60DD" w:rsidRDefault="00000000">
            <w:pPr>
              <w:pBdr>
                <w:top w:val="nil"/>
                <w:left w:val="nil"/>
                <w:bottom w:val="nil"/>
                <w:right w:val="nil"/>
                <w:between w:val="nil"/>
              </w:pBdr>
              <w:spacing w:after="80"/>
              <w:jc w:val="both"/>
              <w:rPr>
                <w:color w:val="111111"/>
                <w:lang w:val="es-AR"/>
              </w:rPr>
            </w:pPr>
            <w:r w:rsidRPr="00ED60DD">
              <w:rPr>
                <w:color w:val="111111"/>
                <w:lang w:val="es-AR"/>
              </w:rPr>
              <w:t>Em nenhuma hipótese o PRESTADOR DE SERVIÇOS poderá utilizar as marcas, logotipos ou materiais de campanha do CLIENTE de forma que sugira endosso, parceria ou relação comercial contínua além do escopo deste Contrato.</w:t>
            </w:r>
          </w:p>
          <w:p w14:paraId="62284274" w14:textId="77777777" w:rsidR="008D4F2E" w:rsidRPr="00ED60DD" w:rsidRDefault="00000000">
            <w:pPr>
              <w:pBdr>
                <w:top w:val="nil"/>
                <w:left w:val="nil"/>
                <w:bottom w:val="nil"/>
                <w:right w:val="nil"/>
                <w:between w:val="nil"/>
              </w:pBdr>
              <w:spacing w:after="80"/>
              <w:jc w:val="both"/>
              <w:rPr>
                <w:color w:val="000000"/>
                <w:lang w:val="es-AR"/>
              </w:rPr>
            </w:pPr>
            <w:r w:rsidRPr="00ED60DD">
              <w:rPr>
                <w:color w:val="000000"/>
                <w:lang w:val="es-AR"/>
              </w:rPr>
              <w:t xml:space="preserve">     </w:t>
            </w:r>
          </w:p>
        </w:tc>
        <w:tc>
          <w:tcPr>
            <w:tcW w:w="236" w:type="dxa"/>
            <w:tcBorders>
              <w:left w:val="single" w:sz="4" w:space="0" w:color="B8C8E0"/>
              <w:right w:val="single" w:sz="4" w:space="0" w:color="B8C8E0"/>
            </w:tcBorders>
            <w:shd w:val="clear" w:color="auto" w:fill="FFFFFF"/>
          </w:tcPr>
          <w:p w14:paraId="3D8A3468"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7A095291" w14:textId="77777777" w:rsidR="008D4F2E" w:rsidRDefault="00000000">
            <w:pPr>
              <w:numPr>
                <w:ilvl w:val="0"/>
                <w:numId w:val="1"/>
              </w:numPr>
              <w:pBdr>
                <w:top w:val="nil"/>
                <w:left w:val="nil"/>
                <w:bottom w:val="nil"/>
                <w:right w:val="nil"/>
                <w:between w:val="nil"/>
              </w:pBdr>
              <w:spacing w:after="80"/>
              <w:ind w:left="93" w:hanging="720"/>
              <w:jc w:val="both"/>
            </w:pPr>
            <w:r>
              <w:rPr>
                <w:b/>
                <w:bCs/>
                <w:i/>
                <w:iCs/>
                <w:color w:val="111111"/>
              </w:rPr>
              <w:t>8.11.</w:t>
            </w:r>
            <w:r>
              <w:rPr>
                <w:b/>
                <w:bCs/>
                <w:i/>
                <w:iCs/>
                <w:color w:val="111111"/>
              </w:rPr>
              <w:tab/>
            </w:r>
            <w:r>
              <w:rPr>
                <w:i/>
                <w:iCs/>
                <w:color w:val="111111"/>
              </w:rPr>
              <w:t xml:space="preserve">The </w:t>
            </w:r>
            <w:r>
              <w:rPr>
                <w:b/>
                <w:bCs/>
                <w:i/>
                <w:iCs/>
                <w:color w:val="111111"/>
              </w:rPr>
              <w:t>CLIENT</w:t>
            </w:r>
            <w:r>
              <w:rPr>
                <w:i/>
                <w:iCs/>
                <w:color w:val="111111"/>
              </w:rPr>
              <w:t xml:space="preserve"> authorizes the </w:t>
            </w:r>
            <w:r>
              <w:rPr>
                <w:b/>
                <w:bCs/>
                <w:i/>
                <w:iCs/>
                <w:color w:val="111111"/>
              </w:rPr>
              <w:t xml:space="preserve">SERVICE PROVIDER, </w:t>
            </w:r>
            <w:r>
              <w:rPr>
                <w:i/>
                <w:iCs/>
                <w:color w:val="111111"/>
              </w:rPr>
              <w:t xml:space="preserve">for a period of </w:t>
            </w:r>
            <w:r>
              <w:rPr>
                <w:color w:val="000000"/>
              </w:rPr>
              <w:t>five (5) years following the termination or expiration of this Agreement, worldwide, to reproduce assets created under this Agreement exclusively for portfolio and institutional purposes, including award submissions, historical reviews, press articles and institutional presentations, as well as on its institutional websites and profiles, identifying the CLIENT solely as a project client, provided that such use has no direct commercial purpose.</w:t>
            </w:r>
          </w:p>
          <w:p w14:paraId="52B18E3E" w14:textId="77777777" w:rsidR="008D4F2E" w:rsidRDefault="00000000">
            <w:pPr>
              <w:pBdr>
                <w:top w:val="nil"/>
                <w:left w:val="nil"/>
                <w:bottom w:val="nil"/>
                <w:right w:val="nil"/>
                <w:between w:val="nil"/>
              </w:pBdr>
              <w:spacing w:after="80"/>
              <w:jc w:val="both"/>
              <w:rPr>
                <w:color w:val="000000"/>
              </w:rPr>
            </w:pPr>
            <w:r>
              <w:rPr>
                <w:i/>
                <w:iCs/>
                <w:color w:val="111111"/>
              </w:rPr>
              <w:t>Any use after the aforementioned period and/or outside the Brazilian territory shall be subject to the CLIENT’s prior written authorization.</w:t>
            </w:r>
          </w:p>
          <w:p w14:paraId="00AACD40" w14:textId="77777777" w:rsidR="008D4F2E" w:rsidRDefault="00000000">
            <w:pPr>
              <w:pBdr>
                <w:top w:val="nil"/>
                <w:left w:val="nil"/>
                <w:bottom w:val="nil"/>
                <w:right w:val="nil"/>
                <w:between w:val="nil"/>
              </w:pBdr>
              <w:spacing w:after="80"/>
              <w:jc w:val="both"/>
              <w:rPr>
                <w:i/>
                <w:iCs/>
                <w:color w:val="111111"/>
              </w:rPr>
            </w:pPr>
            <w:r>
              <w:rPr>
                <w:i/>
                <w:iCs/>
                <w:color w:val="111111"/>
              </w:rPr>
              <w:t>Any publication on websites, social media platforms, YouTube channels or similar media shall be subject to the CLIENT’s prior written approval in each case.</w:t>
            </w:r>
          </w:p>
          <w:p w14:paraId="3390B2DE" w14:textId="77777777" w:rsidR="008D4F2E" w:rsidRDefault="00000000">
            <w:pPr>
              <w:pBdr>
                <w:top w:val="nil"/>
                <w:left w:val="nil"/>
                <w:bottom w:val="nil"/>
                <w:right w:val="nil"/>
                <w:between w:val="nil"/>
              </w:pBdr>
              <w:spacing w:after="80"/>
              <w:jc w:val="both"/>
              <w:rPr>
                <w:i/>
                <w:iCs/>
                <w:color w:val="111111"/>
              </w:rPr>
            </w:pPr>
            <w:r>
              <w:rPr>
                <w:i/>
                <w:iCs/>
                <w:color w:val="111111"/>
              </w:rPr>
              <w:t>Under no circumstances may the SERVICE PROVIDER use the CLIENT’s trademarks, logos or campaign materials in a manner that suggests endorsement, partnership or ongoing commercial relationship beyond the scope of this Agreement.</w:t>
            </w:r>
          </w:p>
          <w:p w14:paraId="512AC557" w14:textId="77777777" w:rsidR="008D4F2E" w:rsidRDefault="008D4F2E">
            <w:pPr>
              <w:pBdr>
                <w:top w:val="nil"/>
                <w:left w:val="nil"/>
                <w:bottom w:val="nil"/>
                <w:right w:val="nil"/>
                <w:between w:val="nil"/>
              </w:pBdr>
              <w:spacing w:after="80"/>
              <w:jc w:val="both"/>
              <w:rPr>
                <w:color w:val="000000"/>
              </w:rPr>
            </w:pPr>
          </w:p>
        </w:tc>
      </w:tr>
      <w:tr w:rsidR="008D4F2E" w14:paraId="22BA317B" w14:textId="77777777">
        <w:tc>
          <w:tcPr>
            <w:tcW w:w="5035" w:type="dxa"/>
            <w:shd w:val="clear" w:color="auto" w:fill="FFFFFF"/>
          </w:tcPr>
          <w:p w14:paraId="16DF1CB9"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085DB3F6"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0DCD942D" w14:textId="77777777" w:rsidR="008D4F2E" w:rsidRDefault="008D4F2E">
            <w:pPr>
              <w:pBdr>
                <w:top w:val="nil"/>
                <w:left w:val="nil"/>
                <w:bottom w:val="nil"/>
                <w:right w:val="nil"/>
                <w:between w:val="nil"/>
              </w:pBdr>
              <w:spacing w:after="40"/>
              <w:jc w:val="both"/>
              <w:rPr>
                <w:color w:val="000000"/>
              </w:rPr>
            </w:pPr>
          </w:p>
        </w:tc>
      </w:tr>
      <w:tr w:rsidR="008D4F2E" w14:paraId="5171598F" w14:textId="77777777">
        <w:tc>
          <w:tcPr>
            <w:tcW w:w="5035" w:type="dxa"/>
            <w:shd w:val="clear" w:color="auto" w:fill="003087"/>
          </w:tcPr>
          <w:p w14:paraId="5C08F8D3" w14:textId="77777777" w:rsidR="008D4F2E" w:rsidRDefault="00000000">
            <w:pPr>
              <w:pBdr>
                <w:top w:val="nil"/>
                <w:left w:val="nil"/>
                <w:bottom w:val="nil"/>
                <w:right w:val="nil"/>
                <w:between w:val="nil"/>
              </w:pBdr>
              <w:spacing w:before="60" w:after="60"/>
              <w:jc w:val="both"/>
              <w:rPr>
                <w:color w:val="000000"/>
              </w:rPr>
            </w:pPr>
            <w:r>
              <w:rPr>
                <w:b/>
                <w:bCs/>
                <w:color w:val="FFFFFF"/>
                <w:sz w:val="20"/>
                <w:szCs w:val="20"/>
              </w:rPr>
              <w:t>CLÁUSULA 9ª - REMUNERAÇÃO</w:t>
            </w:r>
          </w:p>
        </w:tc>
        <w:tc>
          <w:tcPr>
            <w:tcW w:w="236" w:type="dxa"/>
            <w:tcBorders>
              <w:left w:val="single" w:sz="4" w:space="0" w:color="B8C8E0"/>
              <w:right w:val="single" w:sz="4" w:space="0" w:color="B8C8E0"/>
            </w:tcBorders>
            <w:shd w:val="clear" w:color="auto" w:fill="FFFFFF"/>
          </w:tcPr>
          <w:p w14:paraId="5F3E98E2"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003087"/>
          </w:tcPr>
          <w:p w14:paraId="7F7BF4F5" w14:textId="77777777" w:rsidR="008D4F2E" w:rsidRDefault="00000000">
            <w:pPr>
              <w:pBdr>
                <w:top w:val="nil"/>
                <w:left w:val="nil"/>
                <w:bottom w:val="nil"/>
                <w:right w:val="nil"/>
                <w:between w:val="nil"/>
              </w:pBdr>
              <w:spacing w:before="60" w:after="60"/>
              <w:jc w:val="both"/>
              <w:rPr>
                <w:color w:val="000000"/>
              </w:rPr>
            </w:pPr>
            <w:r>
              <w:rPr>
                <w:b/>
                <w:bCs/>
                <w:i/>
                <w:iCs/>
                <w:color w:val="FFFFFF"/>
                <w:sz w:val="20"/>
                <w:szCs w:val="20"/>
              </w:rPr>
              <w:t>CLAUSE 9 – REMUNERATION</w:t>
            </w:r>
          </w:p>
        </w:tc>
      </w:tr>
      <w:tr w:rsidR="008D4F2E" w14:paraId="242BE60E" w14:textId="77777777">
        <w:tc>
          <w:tcPr>
            <w:tcW w:w="5035" w:type="dxa"/>
            <w:shd w:val="clear" w:color="auto" w:fill="FFFFFF"/>
          </w:tcPr>
          <w:p w14:paraId="048594DA"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13AC10C4"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4B0BF111" w14:textId="77777777" w:rsidR="008D4F2E" w:rsidRDefault="008D4F2E">
            <w:pPr>
              <w:pBdr>
                <w:top w:val="nil"/>
                <w:left w:val="nil"/>
                <w:bottom w:val="nil"/>
                <w:right w:val="nil"/>
                <w:between w:val="nil"/>
              </w:pBdr>
              <w:spacing w:after="40"/>
              <w:jc w:val="both"/>
              <w:rPr>
                <w:color w:val="000000"/>
              </w:rPr>
            </w:pPr>
          </w:p>
        </w:tc>
      </w:tr>
      <w:tr w:rsidR="008D4F2E" w14:paraId="1ECAC621" w14:textId="77777777">
        <w:tc>
          <w:tcPr>
            <w:tcW w:w="5035" w:type="dxa"/>
            <w:shd w:val="clear" w:color="auto" w:fill="FFFFFF"/>
          </w:tcPr>
          <w:p w14:paraId="43256880"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9.1.</w:t>
            </w:r>
            <w:r w:rsidRPr="00ED60DD">
              <w:rPr>
                <w:b/>
                <w:bCs/>
                <w:color w:val="111111"/>
                <w:lang w:val="es-AR"/>
              </w:rPr>
              <w:tab/>
            </w:r>
            <w:r w:rsidRPr="00ED60DD">
              <w:rPr>
                <w:color w:val="111111"/>
                <w:lang w:val="es-AR"/>
              </w:rPr>
              <w:t xml:space="preserve">Pela prestação dos SERVIÇOS ora contratados, a </w:t>
            </w:r>
            <w:r w:rsidRPr="00ED60DD">
              <w:rPr>
                <w:b/>
                <w:bCs/>
                <w:color w:val="111111"/>
                <w:lang w:val="es-AR"/>
              </w:rPr>
              <w:t>CONTRATANTE</w:t>
            </w:r>
            <w:r w:rsidRPr="00ED60DD">
              <w:rPr>
                <w:color w:val="111111"/>
                <w:lang w:val="es-AR"/>
              </w:rPr>
              <w:t xml:space="preserve"> pagará à </w:t>
            </w:r>
            <w:r w:rsidRPr="00ED60DD">
              <w:rPr>
                <w:b/>
                <w:bCs/>
                <w:color w:val="111111"/>
                <w:lang w:val="es-AR"/>
              </w:rPr>
              <w:t>CONTRATADA</w:t>
            </w:r>
            <w:r w:rsidRPr="00ED60DD">
              <w:rPr>
                <w:color w:val="111111"/>
                <w:lang w:val="es-AR"/>
              </w:rPr>
              <w:t xml:space="preserve"> o valor total de </w:t>
            </w:r>
            <w:r w:rsidRPr="00ED60DD">
              <w:rPr>
                <w:b/>
                <w:bCs/>
                <w:color w:val="111111"/>
                <w:lang w:val="es-AR"/>
              </w:rPr>
              <w:t>R$ 495.000,00 (quatrocentos e noventa e cinco mil reais)</w:t>
            </w:r>
            <w:r w:rsidRPr="00ED60DD">
              <w:rPr>
                <w:color w:val="111111"/>
                <w:lang w:val="es-AR"/>
              </w:rPr>
              <w:t xml:space="preserve">, a título exclusivo de honorários da </w:t>
            </w:r>
            <w:r w:rsidRPr="00ED60DD">
              <w:rPr>
                <w:b/>
                <w:bCs/>
                <w:color w:val="111111"/>
                <w:lang w:val="es-AR"/>
              </w:rPr>
              <w:t>CONTRATADA</w:t>
            </w:r>
            <w:r w:rsidRPr="00ED60DD">
              <w:rPr>
                <w:color w:val="111111"/>
                <w:lang w:val="es-AR"/>
              </w:rPr>
              <w:t xml:space="preserve"> pela prestação dos SERVIÇOS (“Honorários”), a ser pago em 2 (duas) parcelas, com vencimento em 5 (cinco) dias úteis contados da emissão da respectiva nota fiscal pela </w:t>
            </w:r>
            <w:r w:rsidRPr="00ED60DD">
              <w:rPr>
                <w:b/>
                <w:bCs/>
                <w:color w:val="111111"/>
                <w:lang w:val="es-AR"/>
              </w:rPr>
              <w:t>CONTRATADA</w:t>
            </w:r>
            <w:r w:rsidRPr="00ED60DD">
              <w:rPr>
                <w:color w:val="111111"/>
                <w:lang w:val="es-AR"/>
              </w:rPr>
              <w:t>, observada a seguinte divisão:</w:t>
            </w:r>
          </w:p>
        </w:tc>
        <w:tc>
          <w:tcPr>
            <w:tcW w:w="236" w:type="dxa"/>
            <w:tcBorders>
              <w:left w:val="single" w:sz="4" w:space="0" w:color="B8C8E0"/>
              <w:right w:val="single" w:sz="4" w:space="0" w:color="B8C8E0"/>
            </w:tcBorders>
            <w:shd w:val="clear" w:color="auto" w:fill="FFFFFF"/>
          </w:tcPr>
          <w:p w14:paraId="0D26BFEF"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229DE79A" w14:textId="77777777" w:rsidR="008D4F2E" w:rsidRDefault="00000000">
            <w:pPr>
              <w:pBdr>
                <w:top w:val="nil"/>
                <w:left w:val="nil"/>
                <w:bottom w:val="nil"/>
                <w:right w:val="nil"/>
                <w:between w:val="nil"/>
              </w:pBdr>
              <w:spacing w:after="80"/>
              <w:jc w:val="both"/>
              <w:rPr>
                <w:color w:val="000000"/>
              </w:rPr>
            </w:pPr>
            <w:r>
              <w:rPr>
                <w:b/>
                <w:bCs/>
                <w:i/>
                <w:iCs/>
                <w:color w:val="111111"/>
              </w:rPr>
              <w:t>9.1.</w:t>
            </w:r>
            <w:r>
              <w:rPr>
                <w:b/>
                <w:bCs/>
                <w:i/>
                <w:iCs/>
                <w:color w:val="111111"/>
              </w:rPr>
              <w:tab/>
            </w:r>
            <w:r>
              <w:rPr>
                <w:i/>
                <w:iCs/>
                <w:color w:val="111111"/>
              </w:rPr>
              <w:t xml:space="preserve">For the provision of the SERVICES contracted herein, the </w:t>
            </w:r>
            <w:r>
              <w:rPr>
                <w:b/>
                <w:bCs/>
                <w:i/>
                <w:iCs/>
                <w:color w:val="111111"/>
              </w:rPr>
              <w:t>CLIENT</w:t>
            </w:r>
            <w:r>
              <w:rPr>
                <w:i/>
                <w:iCs/>
                <w:color w:val="111111"/>
              </w:rPr>
              <w:t xml:space="preserve"> shall pay the </w:t>
            </w:r>
            <w:r>
              <w:rPr>
                <w:b/>
                <w:bCs/>
                <w:i/>
                <w:iCs/>
                <w:color w:val="111111"/>
              </w:rPr>
              <w:t>SERVICE PROVIDER</w:t>
            </w:r>
            <w:r>
              <w:rPr>
                <w:i/>
                <w:iCs/>
                <w:color w:val="111111"/>
              </w:rPr>
              <w:t xml:space="preserve"> the total amount of </w:t>
            </w:r>
            <w:r>
              <w:rPr>
                <w:b/>
                <w:bCs/>
                <w:i/>
                <w:iCs/>
                <w:color w:val="111111"/>
              </w:rPr>
              <w:t>BRL 495,000.00 (four hundred and ninety-five thousand Brazilian Reais)</w:t>
            </w:r>
            <w:r>
              <w:rPr>
                <w:i/>
                <w:iCs/>
                <w:color w:val="111111"/>
              </w:rPr>
              <w:t xml:space="preserve">, solely as fees of the </w:t>
            </w:r>
            <w:r>
              <w:rPr>
                <w:b/>
                <w:bCs/>
                <w:i/>
                <w:iCs/>
                <w:color w:val="111111"/>
              </w:rPr>
              <w:t>SERVICE PROVIDER</w:t>
            </w:r>
            <w:r>
              <w:rPr>
                <w:i/>
                <w:iCs/>
                <w:color w:val="111111"/>
              </w:rPr>
              <w:t xml:space="preserve"> for the provision of the SERVICES (“Fees”), payable in 2 (two) installments, due within 5 (five) business days from the issuance of the corresponding invoice by the </w:t>
            </w:r>
            <w:r>
              <w:rPr>
                <w:b/>
                <w:bCs/>
                <w:i/>
                <w:iCs/>
                <w:color w:val="111111"/>
              </w:rPr>
              <w:t>SERVICE PROVIDER</w:t>
            </w:r>
            <w:r>
              <w:rPr>
                <w:i/>
                <w:iCs/>
                <w:color w:val="111111"/>
              </w:rPr>
              <w:t>, as follows:</w:t>
            </w:r>
          </w:p>
        </w:tc>
      </w:tr>
      <w:tr w:rsidR="008D4F2E" w14:paraId="4456AEEA" w14:textId="77777777">
        <w:tc>
          <w:tcPr>
            <w:tcW w:w="5035" w:type="dxa"/>
            <w:shd w:val="clear" w:color="auto" w:fill="E8EEF8"/>
          </w:tcPr>
          <w:p w14:paraId="641FA8E4"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111111"/>
                <w:lang w:val="es-AR"/>
              </w:rPr>
              <w:t>(a) R$ 247.500,00 (duzentos e quarenta e sete mil e quinhentos reais) no mês de junho de 2026;</w:t>
            </w:r>
          </w:p>
        </w:tc>
        <w:tc>
          <w:tcPr>
            <w:tcW w:w="236" w:type="dxa"/>
            <w:tcBorders>
              <w:left w:val="single" w:sz="4" w:space="0" w:color="B8C8E0"/>
              <w:right w:val="single" w:sz="4" w:space="0" w:color="B8C8E0"/>
            </w:tcBorders>
            <w:shd w:val="clear" w:color="auto" w:fill="FFFFFF"/>
          </w:tcPr>
          <w:p w14:paraId="2D9F28EB" w14:textId="77777777" w:rsidR="008D4F2E" w:rsidRPr="00ED60DD" w:rsidRDefault="008D4F2E">
            <w:pPr>
              <w:rPr>
                <w:lang w:val="es-AR"/>
              </w:rPr>
            </w:pPr>
          </w:p>
        </w:tc>
        <w:tc>
          <w:tcPr>
            <w:tcW w:w="5035" w:type="dxa"/>
            <w:shd w:val="clear" w:color="auto" w:fill="E8EEF8"/>
          </w:tcPr>
          <w:p w14:paraId="4DF17D09" w14:textId="77777777" w:rsidR="008D4F2E" w:rsidRDefault="00000000">
            <w:pPr>
              <w:pBdr>
                <w:top w:val="nil"/>
                <w:left w:val="nil"/>
                <w:bottom w:val="nil"/>
                <w:right w:val="nil"/>
                <w:between w:val="nil"/>
              </w:pBdr>
              <w:spacing w:after="80"/>
              <w:ind w:left="300"/>
              <w:jc w:val="both"/>
              <w:rPr>
                <w:color w:val="000000"/>
              </w:rPr>
            </w:pPr>
            <w:r>
              <w:rPr>
                <w:i/>
                <w:iCs/>
                <w:color w:val="111111"/>
              </w:rPr>
              <w:t>(a) BRL 247,500.00 (two hundred forty-seven thousand and five hundred Reais) in June 2026;</w:t>
            </w:r>
          </w:p>
        </w:tc>
      </w:tr>
      <w:tr w:rsidR="008D4F2E" w14:paraId="750C2F2C" w14:textId="77777777">
        <w:tc>
          <w:tcPr>
            <w:tcW w:w="5035" w:type="dxa"/>
            <w:shd w:val="clear" w:color="auto" w:fill="FFFFFF"/>
          </w:tcPr>
          <w:p w14:paraId="4C812F62"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111111"/>
                <w:lang w:val="es-AR"/>
              </w:rPr>
              <w:t>(b) R$ 247.500,00 (duzentos e quarenta e sete mil e quinhentos reais) no mês de julho de 2026.</w:t>
            </w:r>
          </w:p>
        </w:tc>
        <w:tc>
          <w:tcPr>
            <w:tcW w:w="236" w:type="dxa"/>
            <w:tcBorders>
              <w:left w:val="single" w:sz="4" w:space="0" w:color="B8C8E0"/>
              <w:right w:val="single" w:sz="4" w:space="0" w:color="B8C8E0"/>
            </w:tcBorders>
            <w:shd w:val="clear" w:color="auto" w:fill="FFFFFF"/>
          </w:tcPr>
          <w:p w14:paraId="13039D6B" w14:textId="77777777" w:rsidR="008D4F2E" w:rsidRPr="00ED60DD" w:rsidRDefault="008D4F2E">
            <w:pPr>
              <w:rPr>
                <w:lang w:val="es-AR"/>
              </w:rPr>
            </w:pPr>
          </w:p>
        </w:tc>
        <w:tc>
          <w:tcPr>
            <w:tcW w:w="5035" w:type="dxa"/>
            <w:shd w:val="clear" w:color="auto" w:fill="E8EEF8"/>
          </w:tcPr>
          <w:p w14:paraId="0CBACB0B" w14:textId="77777777" w:rsidR="008D4F2E" w:rsidRDefault="00000000">
            <w:pPr>
              <w:pBdr>
                <w:top w:val="nil"/>
                <w:left w:val="nil"/>
                <w:bottom w:val="nil"/>
                <w:right w:val="nil"/>
                <w:between w:val="nil"/>
              </w:pBdr>
              <w:spacing w:after="80"/>
              <w:ind w:left="300"/>
              <w:jc w:val="both"/>
              <w:rPr>
                <w:color w:val="000000"/>
              </w:rPr>
            </w:pPr>
            <w:r>
              <w:rPr>
                <w:i/>
                <w:iCs/>
                <w:color w:val="111111"/>
              </w:rPr>
              <w:t>(b) BRL 247,500.00 (two hundred forty-seven thousand and five hundred Reais) in July 2026.</w:t>
            </w:r>
          </w:p>
        </w:tc>
      </w:tr>
      <w:tr w:rsidR="008D4F2E" w14:paraId="77552B0C" w14:textId="77777777">
        <w:tc>
          <w:tcPr>
            <w:tcW w:w="5035" w:type="dxa"/>
            <w:shd w:val="clear" w:color="auto" w:fill="E8EEF8"/>
          </w:tcPr>
          <w:p w14:paraId="6F7AA471" w14:textId="77777777" w:rsidR="008D4F2E" w:rsidRDefault="008D4F2E">
            <w:pPr>
              <w:pBdr>
                <w:top w:val="nil"/>
                <w:left w:val="nil"/>
                <w:bottom w:val="nil"/>
                <w:right w:val="nil"/>
                <w:between w:val="nil"/>
              </w:pBdr>
              <w:spacing w:after="80"/>
              <w:ind w:left="300"/>
              <w:jc w:val="both"/>
              <w:rPr>
                <w:color w:val="000000"/>
              </w:rPr>
            </w:pPr>
          </w:p>
        </w:tc>
        <w:tc>
          <w:tcPr>
            <w:tcW w:w="236" w:type="dxa"/>
            <w:tcBorders>
              <w:left w:val="single" w:sz="4" w:space="0" w:color="B8C8E0"/>
              <w:right w:val="single" w:sz="4" w:space="0" w:color="B8C8E0"/>
            </w:tcBorders>
            <w:shd w:val="clear" w:color="auto" w:fill="FFFFFF"/>
          </w:tcPr>
          <w:p w14:paraId="4F036DD3"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51990B59" w14:textId="77777777" w:rsidR="008D4F2E" w:rsidRDefault="008D4F2E">
            <w:pPr>
              <w:pBdr>
                <w:top w:val="nil"/>
                <w:left w:val="nil"/>
                <w:bottom w:val="nil"/>
                <w:right w:val="nil"/>
                <w:between w:val="nil"/>
              </w:pBdr>
              <w:spacing w:after="80"/>
              <w:ind w:left="300"/>
              <w:jc w:val="both"/>
              <w:rPr>
                <w:color w:val="000000"/>
              </w:rPr>
            </w:pPr>
          </w:p>
        </w:tc>
      </w:tr>
      <w:tr w:rsidR="008D4F2E" w14:paraId="7012AA37" w14:textId="77777777">
        <w:tc>
          <w:tcPr>
            <w:tcW w:w="5035" w:type="dxa"/>
            <w:shd w:val="clear" w:color="auto" w:fill="FFFFFF"/>
          </w:tcPr>
          <w:p w14:paraId="196163C6"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483D5282"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73932C2D" w14:textId="77777777" w:rsidR="008D4F2E" w:rsidRDefault="008D4F2E">
            <w:pPr>
              <w:pBdr>
                <w:top w:val="nil"/>
                <w:left w:val="nil"/>
                <w:bottom w:val="nil"/>
                <w:right w:val="nil"/>
                <w:between w:val="nil"/>
              </w:pBdr>
              <w:spacing w:after="40"/>
              <w:jc w:val="both"/>
              <w:rPr>
                <w:color w:val="000000"/>
              </w:rPr>
            </w:pPr>
          </w:p>
        </w:tc>
      </w:tr>
      <w:tr w:rsidR="008D4F2E" w14:paraId="4568AA77" w14:textId="77777777">
        <w:tc>
          <w:tcPr>
            <w:tcW w:w="5035" w:type="dxa"/>
            <w:shd w:val="clear" w:color="auto" w:fill="FFFFFF"/>
          </w:tcPr>
          <w:p w14:paraId="1718E12A"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9.1.1.</w:t>
            </w:r>
            <w:r w:rsidRPr="00ED60DD">
              <w:rPr>
                <w:b/>
                <w:bCs/>
                <w:color w:val="111111"/>
                <w:lang w:val="es-AR"/>
              </w:rPr>
              <w:tab/>
            </w:r>
            <w:r w:rsidRPr="00ED60DD">
              <w:rPr>
                <w:color w:val="111111"/>
                <w:lang w:val="es-AR"/>
              </w:rPr>
              <w:t xml:space="preserve">Adicionalmente aos Honorários previstos no item 9.1 acima, a </w:t>
            </w:r>
            <w:r w:rsidRPr="00ED60DD">
              <w:rPr>
                <w:b/>
                <w:bCs/>
                <w:color w:val="111111"/>
                <w:lang w:val="es-AR"/>
              </w:rPr>
              <w:t>CONTRATANTE</w:t>
            </w:r>
            <w:r w:rsidRPr="00ED60DD">
              <w:rPr>
                <w:color w:val="111111"/>
                <w:lang w:val="es-AR"/>
              </w:rPr>
              <w:t xml:space="preserve"> disponibilizará à </w:t>
            </w:r>
            <w:r w:rsidRPr="00ED60DD">
              <w:rPr>
                <w:b/>
                <w:bCs/>
                <w:color w:val="111111"/>
                <w:lang w:val="es-AR"/>
              </w:rPr>
              <w:t>CONTRATADA</w:t>
            </w:r>
            <w:r w:rsidRPr="00ED60DD">
              <w:rPr>
                <w:color w:val="111111"/>
                <w:lang w:val="es-AR"/>
              </w:rPr>
              <w:t xml:space="preserve"> verba de até </w:t>
            </w:r>
            <w:r w:rsidRPr="00ED60DD">
              <w:rPr>
                <w:b/>
                <w:bCs/>
                <w:color w:val="111111"/>
                <w:lang w:val="es-AR"/>
              </w:rPr>
              <w:t>R$ 1.100.000,00 (um milhão e cem mil reais)</w:t>
            </w:r>
            <w:r w:rsidRPr="00ED60DD">
              <w:rPr>
                <w:color w:val="111111"/>
                <w:lang w:val="es-AR"/>
              </w:rPr>
              <w:t xml:space="preserve">, destinada exclusivamente ao pagamento de Fornecedores e  Veículos (conforme </w:t>
            </w:r>
            <w:r w:rsidRPr="00ED60DD">
              <w:rPr>
                <w:color w:val="111111"/>
                <w:lang w:val="es-AR"/>
              </w:rPr>
              <w:lastRenderedPageBreak/>
              <w:t xml:space="preserve">definidos na Cláusula 9.6.2), e terceiros contratados pela </w:t>
            </w:r>
            <w:r w:rsidRPr="00ED60DD">
              <w:rPr>
                <w:b/>
                <w:bCs/>
                <w:color w:val="111111"/>
                <w:lang w:val="es-AR"/>
              </w:rPr>
              <w:t>CONTRATADA</w:t>
            </w:r>
            <w:r w:rsidRPr="00ED60DD">
              <w:rPr>
                <w:color w:val="111111"/>
                <w:lang w:val="es-AR"/>
              </w:rPr>
              <w:t xml:space="preserve">, por conta e ordem da </w:t>
            </w:r>
            <w:r w:rsidRPr="00ED60DD">
              <w:rPr>
                <w:b/>
                <w:bCs/>
                <w:color w:val="111111"/>
                <w:lang w:val="es-AR"/>
              </w:rPr>
              <w:t>CONTRATANTE</w:t>
            </w:r>
            <w:r w:rsidRPr="00ED60DD">
              <w:rPr>
                <w:color w:val="111111"/>
                <w:lang w:val="es-AR"/>
              </w:rPr>
              <w:t>, para a execução das atividades de produção e ativação da Campanha (“</w:t>
            </w:r>
            <w:r w:rsidRPr="00ED60DD">
              <w:rPr>
                <w:b/>
                <w:bCs/>
                <w:color w:val="111111"/>
                <w:lang w:val="es-AR"/>
              </w:rPr>
              <w:t>Verba de Produção e Ativação</w:t>
            </w:r>
            <w:r w:rsidRPr="00ED60DD">
              <w:rPr>
                <w:color w:val="111111"/>
                <w:lang w:val="es-AR"/>
              </w:rPr>
              <w:t>”), observadas as seguintes regras:</w:t>
            </w:r>
          </w:p>
        </w:tc>
        <w:tc>
          <w:tcPr>
            <w:tcW w:w="236" w:type="dxa"/>
            <w:tcBorders>
              <w:left w:val="single" w:sz="4" w:space="0" w:color="B8C8E0"/>
              <w:right w:val="single" w:sz="4" w:space="0" w:color="B8C8E0"/>
            </w:tcBorders>
            <w:shd w:val="clear" w:color="auto" w:fill="FFFFFF"/>
          </w:tcPr>
          <w:p w14:paraId="3082D25D"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25CD05EA" w14:textId="77777777" w:rsidR="008D4F2E" w:rsidRDefault="00000000">
            <w:pPr>
              <w:pBdr>
                <w:top w:val="nil"/>
                <w:left w:val="nil"/>
                <w:bottom w:val="nil"/>
                <w:right w:val="nil"/>
                <w:between w:val="nil"/>
              </w:pBdr>
              <w:spacing w:after="80"/>
              <w:jc w:val="both"/>
              <w:rPr>
                <w:color w:val="000000"/>
              </w:rPr>
            </w:pPr>
            <w:r>
              <w:rPr>
                <w:b/>
                <w:bCs/>
                <w:i/>
                <w:iCs/>
                <w:color w:val="111111"/>
              </w:rPr>
              <w:t>9.1.1.</w:t>
            </w:r>
            <w:r>
              <w:rPr>
                <w:b/>
                <w:bCs/>
                <w:i/>
                <w:iCs/>
                <w:color w:val="111111"/>
              </w:rPr>
              <w:tab/>
            </w:r>
            <w:r>
              <w:rPr>
                <w:i/>
                <w:iCs/>
                <w:color w:val="111111"/>
              </w:rPr>
              <w:t xml:space="preserve">In addition to the Fees set out in item </w:t>
            </w:r>
            <w:sdt>
              <w:sdtPr>
                <w:tag w:val="goog_rdk_5"/>
                <w:id w:val="1688537612"/>
              </w:sdtPr>
              <w:sdtContent>
                <w:ins w:id="3" w:author="Clara Falce" w:date="2026-06-11T19:24:00Z">
                  <w:r>
                    <w:rPr>
                      <w:i/>
                      <w:iCs/>
                      <w:color w:val="111111"/>
                    </w:rPr>
                    <w:t>9</w:t>
                  </w:r>
                </w:ins>
              </w:sdtContent>
            </w:sdt>
            <w:sdt>
              <w:sdtPr>
                <w:tag w:val="goog_rdk_6"/>
                <w:id w:val="-839876539"/>
              </w:sdtPr>
              <w:sdtContent>
                <w:del w:id="4" w:author="Clara Falce" w:date="2026-06-11T19:24:00Z">
                  <w:r>
                    <w:rPr>
                      <w:i/>
                      <w:iCs/>
                      <w:color w:val="111111"/>
                    </w:rPr>
                    <w:delText>7</w:delText>
                  </w:r>
                </w:del>
              </w:sdtContent>
            </w:sdt>
            <w:r>
              <w:rPr>
                <w:i/>
                <w:iCs/>
                <w:color w:val="111111"/>
              </w:rPr>
              <w:t xml:space="preserve">.1 above, the </w:t>
            </w:r>
            <w:r>
              <w:rPr>
                <w:b/>
                <w:bCs/>
                <w:i/>
                <w:iCs/>
                <w:color w:val="111111"/>
              </w:rPr>
              <w:t>CLIENT</w:t>
            </w:r>
            <w:r>
              <w:rPr>
                <w:i/>
                <w:iCs/>
                <w:color w:val="111111"/>
              </w:rPr>
              <w:t xml:space="preserve"> shall make available to the </w:t>
            </w:r>
            <w:r>
              <w:rPr>
                <w:b/>
                <w:bCs/>
                <w:i/>
                <w:iCs/>
                <w:color w:val="111111"/>
              </w:rPr>
              <w:t>SERVICE PROVIDER</w:t>
            </w:r>
            <w:r>
              <w:rPr>
                <w:i/>
                <w:iCs/>
                <w:color w:val="111111"/>
              </w:rPr>
              <w:t xml:space="preserve"> a budget of up to </w:t>
            </w:r>
            <w:r>
              <w:rPr>
                <w:b/>
                <w:bCs/>
                <w:i/>
                <w:iCs/>
                <w:color w:val="111111"/>
              </w:rPr>
              <w:t>BRL 1,100,000.00 (one million and one hundred thousand Reais)</w:t>
            </w:r>
            <w:r>
              <w:rPr>
                <w:i/>
                <w:iCs/>
                <w:color w:val="111111"/>
              </w:rPr>
              <w:t xml:space="preserve">, intended exclusively for the payment of Suppliers and Media Outlets </w:t>
            </w:r>
            <w:r>
              <w:rPr>
                <w:i/>
                <w:iCs/>
                <w:color w:val="111111"/>
              </w:rPr>
              <w:lastRenderedPageBreak/>
              <w:t xml:space="preserve">(as defined in Clause 9.6.2), and third parties engaged by the </w:t>
            </w:r>
            <w:r>
              <w:rPr>
                <w:b/>
                <w:bCs/>
                <w:i/>
                <w:iCs/>
                <w:color w:val="111111"/>
              </w:rPr>
              <w:t>SERVICE PROVIDER</w:t>
            </w:r>
            <w:r>
              <w:rPr>
                <w:i/>
                <w:iCs/>
                <w:color w:val="111111"/>
              </w:rPr>
              <w:t xml:space="preserve">, on behalf of and for the account of the </w:t>
            </w:r>
            <w:r>
              <w:rPr>
                <w:b/>
                <w:bCs/>
                <w:i/>
                <w:iCs/>
                <w:color w:val="111111"/>
              </w:rPr>
              <w:t>CLIENT</w:t>
            </w:r>
            <w:r>
              <w:rPr>
                <w:i/>
                <w:iCs/>
                <w:color w:val="111111"/>
              </w:rPr>
              <w:t>, for the campaign production and activation activities (“</w:t>
            </w:r>
            <w:r>
              <w:rPr>
                <w:b/>
                <w:bCs/>
                <w:i/>
                <w:iCs/>
                <w:color w:val="111111"/>
              </w:rPr>
              <w:t>Production &amp; Activation Budget</w:t>
            </w:r>
            <w:r>
              <w:rPr>
                <w:i/>
                <w:iCs/>
                <w:color w:val="111111"/>
              </w:rPr>
              <w:t>”), subject to the following rules:</w:t>
            </w:r>
          </w:p>
        </w:tc>
      </w:tr>
      <w:tr w:rsidR="008D4F2E" w14:paraId="2C46CC41" w14:textId="77777777">
        <w:tc>
          <w:tcPr>
            <w:tcW w:w="5035" w:type="dxa"/>
            <w:shd w:val="clear" w:color="auto" w:fill="E8EEF8"/>
          </w:tcPr>
          <w:p w14:paraId="5B606382"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111111"/>
                <w:lang w:val="es-AR"/>
              </w:rPr>
              <w:lastRenderedPageBreak/>
              <w:t xml:space="preserve">(a) cada despesa específica será previamente apresentada pela </w:t>
            </w:r>
            <w:r w:rsidRPr="00ED60DD">
              <w:rPr>
                <w:b/>
                <w:bCs/>
                <w:color w:val="111111"/>
                <w:lang w:val="es-AR"/>
              </w:rPr>
              <w:t xml:space="preserve">CONTRATADA </w:t>
            </w:r>
            <w:r w:rsidRPr="00ED60DD">
              <w:rPr>
                <w:color w:val="111111"/>
                <w:lang w:val="es-AR"/>
              </w:rPr>
              <w:t xml:space="preserve">à </w:t>
            </w:r>
            <w:r w:rsidRPr="00ED60DD">
              <w:rPr>
                <w:b/>
                <w:bCs/>
                <w:color w:val="111111"/>
                <w:lang w:val="es-AR"/>
              </w:rPr>
              <w:t xml:space="preserve">CONTRATANTE </w:t>
            </w:r>
            <w:r w:rsidRPr="00ED60DD">
              <w:rPr>
                <w:color w:val="111111"/>
                <w:lang w:val="es-AR"/>
              </w:rPr>
              <w:t>para aprovação por escrito, mediante orçamento detalhado;</w:t>
            </w:r>
          </w:p>
        </w:tc>
        <w:tc>
          <w:tcPr>
            <w:tcW w:w="236" w:type="dxa"/>
            <w:tcBorders>
              <w:left w:val="single" w:sz="4" w:space="0" w:color="B8C8E0"/>
              <w:right w:val="single" w:sz="4" w:space="0" w:color="B8C8E0"/>
            </w:tcBorders>
            <w:shd w:val="clear" w:color="auto" w:fill="FFFFFF"/>
          </w:tcPr>
          <w:p w14:paraId="1BD6489F"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06ACBFCD" w14:textId="77777777" w:rsidR="008D4F2E" w:rsidRDefault="00000000">
            <w:pPr>
              <w:pBdr>
                <w:top w:val="nil"/>
                <w:left w:val="nil"/>
                <w:bottom w:val="nil"/>
                <w:right w:val="nil"/>
                <w:between w:val="nil"/>
              </w:pBdr>
              <w:spacing w:after="80"/>
              <w:ind w:left="300"/>
              <w:jc w:val="both"/>
              <w:rPr>
                <w:color w:val="000000"/>
              </w:rPr>
            </w:pPr>
            <w:r>
              <w:rPr>
                <w:i/>
                <w:iCs/>
                <w:color w:val="111111"/>
              </w:rPr>
              <w:t xml:space="preserve">(a) each specific expenditure shall be submitted in advance by the </w:t>
            </w:r>
            <w:r>
              <w:rPr>
                <w:b/>
                <w:bCs/>
                <w:i/>
                <w:iCs/>
                <w:color w:val="111111"/>
              </w:rPr>
              <w:t xml:space="preserve">SERVICE PROVIDER </w:t>
            </w:r>
            <w:r>
              <w:rPr>
                <w:i/>
                <w:iCs/>
                <w:color w:val="111111"/>
              </w:rPr>
              <w:t xml:space="preserve">to the </w:t>
            </w:r>
            <w:r>
              <w:rPr>
                <w:b/>
                <w:bCs/>
                <w:i/>
                <w:iCs/>
                <w:color w:val="111111"/>
              </w:rPr>
              <w:t xml:space="preserve">CLIENT </w:t>
            </w:r>
            <w:r>
              <w:rPr>
                <w:i/>
                <w:iCs/>
                <w:color w:val="111111"/>
              </w:rPr>
              <w:t>for written approval, accompanied by a detailed budget;</w:t>
            </w:r>
          </w:p>
        </w:tc>
      </w:tr>
      <w:tr w:rsidR="008D4F2E" w14:paraId="74A8BECC" w14:textId="77777777">
        <w:tc>
          <w:tcPr>
            <w:tcW w:w="5035" w:type="dxa"/>
            <w:shd w:val="clear" w:color="auto" w:fill="FFFFFF"/>
          </w:tcPr>
          <w:p w14:paraId="3316969B"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111111"/>
                <w:lang w:val="es-AR"/>
              </w:rPr>
              <w:t xml:space="preserve">(b) somente após a aprovação expressa, a </w:t>
            </w:r>
            <w:r w:rsidRPr="00ED60DD">
              <w:rPr>
                <w:b/>
                <w:bCs/>
                <w:color w:val="111111"/>
                <w:lang w:val="es-AR"/>
              </w:rPr>
              <w:t xml:space="preserve">CONTRATADA </w:t>
            </w:r>
            <w:r w:rsidRPr="00ED60DD">
              <w:rPr>
                <w:color w:val="111111"/>
                <w:lang w:val="es-AR"/>
              </w:rPr>
              <w:t xml:space="preserve">efetuará a contratação do respectivo Fornecedor ou Veículo, por conta e ordem da </w:t>
            </w:r>
            <w:r w:rsidRPr="00ED60DD">
              <w:rPr>
                <w:b/>
                <w:bCs/>
                <w:color w:val="111111"/>
                <w:lang w:val="es-AR"/>
              </w:rPr>
              <w:t>CONTRATANTE</w:t>
            </w:r>
            <w:r w:rsidRPr="00ED60DD">
              <w:rPr>
                <w:color w:val="111111"/>
                <w:lang w:val="es-AR"/>
              </w:rPr>
              <w:t>;</w:t>
            </w:r>
          </w:p>
        </w:tc>
        <w:tc>
          <w:tcPr>
            <w:tcW w:w="236" w:type="dxa"/>
            <w:tcBorders>
              <w:left w:val="single" w:sz="4" w:space="0" w:color="B8C8E0"/>
              <w:right w:val="single" w:sz="4" w:space="0" w:color="B8C8E0"/>
            </w:tcBorders>
            <w:shd w:val="clear" w:color="auto" w:fill="FFFFFF"/>
          </w:tcPr>
          <w:p w14:paraId="049C8C9B"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04CAD70D" w14:textId="77777777" w:rsidR="008D4F2E" w:rsidRDefault="00000000">
            <w:pPr>
              <w:pBdr>
                <w:top w:val="nil"/>
                <w:left w:val="nil"/>
                <w:bottom w:val="nil"/>
                <w:right w:val="nil"/>
                <w:between w:val="nil"/>
              </w:pBdr>
              <w:spacing w:after="80"/>
              <w:ind w:left="300"/>
              <w:jc w:val="both"/>
              <w:rPr>
                <w:color w:val="000000"/>
              </w:rPr>
            </w:pPr>
            <w:r>
              <w:rPr>
                <w:i/>
                <w:iCs/>
                <w:color w:val="111111"/>
              </w:rPr>
              <w:t xml:space="preserve">(b) only after express approval shall the </w:t>
            </w:r>
            <w:r>
              <w:rPr>
                <w:b/>
                <w:bCs/>
                <w:i/>
                <w:iCs/>
                <w:color w:val="111111"/>
              </w:rPr>
              <w:t xml:space="preserve">SERVICE PROVIDER </w:t>
            </w:r>
            <w:r>
              <w:rPr>
                <w:i/>
                <w:iCs/>
                <w:color w:val="111111"/>
              </w:rPr>
              <w:t xml:space="preserve">engage the relevant Supplier or Media Outlet, on behalf of and for the account of the </w:t>
            </w:r>
            <w:r>
              <w:rPr>
                <w:b/>
                <w:bCs/>
                <w:i/>
                <w:iCs/>
                <w:color w:val="111111"/>
              </w:rPr>
              <w:t>CLIENT</w:t>
            </w:r>
            <w:r>
              <w:rPr>
                <w:i/>
                <w:iCs/>
                <w:color w:val="111111"/>
              </w:rPr>
              <w:t>;</w:t>
            </w:r>
          </w:p>
        </w:tc>
      </w:tr>
      <w:tr w:rsidR="008D4F2E" w14:paraId="5427764F" w14:textId="77777777">
        <w:tc>
          <w:tcPr>
            <w:tcW w:w="5035" w:type="dxa"/>
            <w:shd w:val="clear" w:color="auto" w:fill="E8EEF8"/>
          </w:tcPr>
          <w:p w14:paraId="08AC9757"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111111"/>
                <w:lang w:val="es-AR"/>
              </w:rPr>
              <w:t xml:space="preserve">(c) a </w:t>
            </w:r>
            <w:r w:rsidRPr="00ED60DD">
              <w:rPr>
                <w:b/>
                <w:bCs/>
                <w:color w:val="111111"/>
                <w:lang w:val="es-AR"/>
              </w:rPr>
              <w:t xml:space="preserve">CONTRATADA </w:t>
            </w:r>
            <w:r w:rsidRPr="00ED60DD">
              <w:rPr>
                <w:color w:val="111111"/>
                <w:lang w:val="es-AR"/>
              </w:rPr>
              <w:t xml:space="preserve">emitirá a respectiva nota fiscal/fatura contra a </w:t>
            </w:r>
            <w:r w:rsidRPr="00ED60DD">
              <w:rPr>
                <w:b/>
                <w:bCs/>
                <w:color w:val="111111"/>
                <w:lang w:val="es-AR"/>
              </w:rPr>
              <w:t>CONTRATANTE</w:t>
            </w:r>
            <w:r w:rsidRPr="00ED60DD">
              <w:rPr>
                <w:color w:val="111111"/>
                <w:lang w:val="es-AR"/>
              </w:rPr>
              <w:t>, no valor correspondente à despesa aprovada, com vencimento em 10 (dez) dias úteis contados da data de sua emissão; e</w:t>
            </w:r>
          </w:p>
        </w:tc>
        <w:tc>
          <w:tcPr>
            <w:tcW w:w="236" w:type="dxa"/>
            <w:tcBorders>
              <w:left w:val="single" w:sz="4" w:space="0" w:color="B8C8E0"/>
              <w:right w:val="single" w:sz="4" w:space="0" w:color="B8C8E0"/>
            </w:tcBorders>
            <w:shd w:val="clear" w:color="auto" w:fill="FFFFFF"/>
          </w:tcPr>
          <w:p w14:paraId="6036A890"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2BED92DA" w14:textId="77777777" w:rsidR="008D4F2E" w:rsidRDefault="00000000">
            <w:pPr>
              <w:pBdr>
                <w:top w:val="nil"/>
                <w:left w:val="nil"/>
                <w:bottom w:val="nil"/>
                <w:right w:val="nil"/>
                <w:between w:val="nil"/>
              </w:pBdr>
              <w:spacing w:after="80"/>
              <w:ind w:left="300"/>
              <w:jc w:val="both"/>
              <w:rPr>
                <w:color w:val="000000"/>
              </w:rPr>
            </w:pPr>
            <w:r>
              <w:rPr>
                <w:i/>
                <w:iCs/>
                <w:color w:val="111111"/>
              </w:rPr>
              <w:t xml:space="preserve">(c) the </w:t>
            </w:r>
            <w:r>
              <w:rPr>
                <w:b/>
                <w:bCs/>
                <w:i/>
                <w:iCs/>
                <w:color w:val="111111"/>
              </w:rPr>
              <w:t xml:space="preserve">SERVICE PROVIDER </w:t>
            </w:r>
            <w:r>
              <w:rPr>
                <w:i/>
                <w:iCs/>
                <w:color w:val="111111"/>
              </w:rPr>
              <w:t xml:space="preserve">shall issue the relevant invoice to the </w:t>
            </w:r>
            <w:r>
              <w:rPr>
                <w:b/>
                <w:bCs/>
                <w:i/>
                <w:iCs/>
                <w:color w:val="111111"/>
              </w:rPr>
              <w:t xml:space="preserve">CLIENT </w:t>
            </w:r>
            <w:r>
              <w:rPr>
                <w:i/>
                <w:iCs/>
                <w:color w:val="111111"/>
              </w:rPr>
              <w:t>for the approved amount, due within 10 (ten) business days from the date of issuance; and</w:t>
            </w:r>
          </w:p>
        </w:tc>
      </w:tr>
      <w:tr w:rsidR="008D4F2E" w14:paraId="71771446" w14:textId="77777777">
        <w:tc>
          <w:tcPr>
            <w:tcW w:w="5035" w:type="dxa"/>
            <w:shd w:val="clear" w:color="auto" w:fill="FFFFFF"/>
          </w:tcPr>
          <w:p w14:paraId="08F2889F"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111111"/>
                <w:lang w:val="es-AR"/>
              </w:rPr>
              <w:t xml:space="preserve">(d) sobre a Verba de Produção e Ativação não incidirá qualquer remuneração, comissão, fee ou margem em favor da </w:t>
            </w:r>
            <w:r w:rsidRPr="00ED60DD">
              <w:rPr>
                <w:b/>
                <w:bCs/>
                <w:color w:val="111111"/>
                <w:lang w:val="es-AR"/>
              </w:rPr>
              <w:t>CONTRATADA</w:t>
            </w:r>
            <w:r w:rsidRPr="00ED60DD">
              <w:rPr>
                <w:color w:val="111111"/>
                <w:lang w:val="es-AR"/>
              </w:rPr>
              <w:t>, sendo a totalidade dos valores repassada integralmente aos respectivos Fornecedores e Veículos.</w:t>
            </w:r>
          </w:p>
        </w:tc>
        <w:tc>
          <w:tcPr>
            <w:tcW w:w="236" w:type="dxa"/>
            <w:tcBorders>
              <w:left w:val="single" w:sz="4" w:space="0" w:color="B8C8E0"/>
              <w:right w:val="single" w:sz="4" w:space="0" w:color="B8C8E0"/>
            </w:tcBorders>
            <w:shd w:val="clear" w:color="auto" w:fill="FFFFFF"/>
          </w:tcPr>
          <w:p w14:paraId="5B700005"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72BDABDC" w14:textId="77777777" w:rsidR="008D4F2E" w:rsidRDefault="00000000">
            <w:pPr>
              <w:pBdr>
                <w:top w:val="nil"/>
                <w:left w:val="nil"/>
                <w:bottom w:val="nil"/>
                <w:right w:val="nil"/>
                <w:between w:val="nil"/>
              </w:pBdr>
              <w:spacing w:after="80"/>
              <w:ind w:left="300"/>
              <w:jc w:val="both"/>
              <w:rPr>
                <w:color w:val="000000"/>
              </w:rPr>
            </w:pPr>
            <w:r>
              <w:rPr>
                <w:i/>
                <w:iCs/>
                <w:color w:val="111111"/>
              </w:rPr>
              <w:t xml:space="preserve">(d) no remuneration, commission, fee or margin shall be charged by the </w:t>
            </w:r>
            <w:r>
              <w:rPr>
                <w:b/>
                <w:bCs/>
                <w:i/>
                <w:iCs/>
                <w:color w:val="111111"/>
              </w:rPr>
              <w:t xml:space="preserve">SERVICE PROVIDER </w:t>
            </w:r>
            <w:r>
              <w:rPr>
                <w:i/>
                <w:iCs/>
                <w:color w:val="111111"/>
              </w:rPr>
              <w:t>on the Production &amp; Activation Budget, with all amounts passed through in full to the respective Suppliers and Media Outlets.</w:t>
            </w:r>
          </w:p>
        </w:tc>
      </w:tr>
      <w:tr w:rsidR="008D4F2E" w14:paraId="168EE049" w14:textId="77777777">
        <w:tc>
          <w:tcPr>
            <w:tcW w:w="5035" w:type="dxa"/>
            <w:shd w:val="clear" w:color="auto" w:fill="FFFFFF"/>
          </w:tcPr>
          <w:p w14:paraId="0051BD4A"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000000"/>
                <w:lang w:val="es-AR"/>
              </w:rPr>
              <w:t>9.1.1.1. A CONTRATADA compromete-se a envidar esforços comercialmente razoáveis para que os contratos celebrados com Veículos, Fornecedores e terceiros contratados por conta e ordem da CONTRATANTE prevejam condições de rescisão e cancelamento compatíveis com os termos deste Contrato, incluindo, sempre que possível, possibilidade de cancelamento mediante aviso prévio de até 15 (quinze) dias, sem incidência de penalidades além do pagamento proporcional pelos serviços efetivamente executados até a data da rescisão.</w:t>
            </w:r>
          </w:p>
        </w:tc>
        <w:tc>
          <w:tcPr>
            <w:tcW w:w="236" w:type="dxa"/>
            <w:tcBorders>
              <w:left w:val="single" w:sz="4" w:space="0" w:color="B8C8E0"/>
              <w:right w:val="single" w:sz="4" w:space="0" w:color="B8C8E0"/>
            </w:tcBorders>
            <w:shd w:val="clear" w:color="auto" w:fill="FFFFFF"/>
          </w:tcPr>
          <w:p w14:paraId="5AD77D19"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17E71149" w14:textId="77777777" w:rsidR="008D4F2E" w:rsidRDefault="00000000">
            <w:pPr>
              <w:pBdr>
                <w:top w:val="nil"/>
                <w:left w:val="nil"/>
                <w:bottom w:val="nil"/>
                <w:right w:val="nil"/>
                <w:between w:val="nil"/>
              </w:pBdr>
              <w:spacing w:after="80"/>
              <w:ind w:left="300"/>
              <w:jc w:val="both"/>
              <w:rPr>
                <w:color w:val="000000"/>
              </w:rPr>
            </w:pPr>
            <w:r>
              <w:rPr>
                <w:color w:val="000000"/>
              </w:rPr>
              <w:t>9.1.1.1. The SERVICE PROVIDER undertakes to use commercially reasonable efforts to ensure that agreements entered into with Media Outlets, Suppliers and third parties contracted on behalf of and for the account of the CLIENT contain termination and cancellation terms compatible with this Agreement, including, whenever possible, the right to terminate upon up to 15 (fifteen) days’ prior notice without penalties other than proportional payment for services effectively performed up to the termination date.</w:t>
            </w:r>
          </w:p>
        </w:tc>
      </w:tr>
      <w:sdt>
        <w:sdtPr>
          <w:tag w:val="goog_rdk_8"/>
          <w:id w:val="1717075145"/>
        </w:sdtPr>
        <w:sdtContent>
          <w:tr w:rsidR="008D4F2E" w14:paraId="508F3E29" w14:textId="77777777">
            <w:trPr>
              <w:ins w:id="5" w:author="Clara Falce" w:date="2026-06-11T19:24:00Z"/>
            </w:trPr>
            <w:tc>
              <w:tcPr>
                <w:tcW w:w="5035" w:type="dxa"/>
                <w:shd w:val="clear" w:color="auto" w:fill="FFFFFF"/>
              </w:tcPr>
              <w:sdt>
                <w:sdtPr>
                  <w:tag w:val="goog_rdk_12"/>
                  <w:id w:val="1003972128"/>
                </w:sdtPr>
                <w:sdtContent>
                  <w:p w14:paraId="023EFDEE" w14:textId="77777777" w:rsidR="008D4F2E" w:rsidRPr="00ED60DD" w:rsidRDefault="00000000">
                    <w:pPr>
                      <w:pBdr>
                        <w:top w:val="nil"/>
                        <w:left w:val="nil"/>
                        <w:bottom w:val="nil"/>
                        <w:right w:val="nil"/>
                        <w:between w:val="nil"/>
                      </w:pBdr>
                      <w:spacing w:after="40"/>
                      <w:jc w:val="both"/>
                      <w:rPr>
                        <w:ins w:id="6" w:author="Clara Falce" w:date="2026-06-11T19:24:00Z"/>
                        <w:color w:val="000000"/>
                        <w:lang w:val="es-AR"/>
                      </w:rPr>
                    </w:pPr>
                    <w:sdt>
                      <w:sdtPr>
                        <w:tag w:val="goog_rdk_9"/>
                        <w:id w:val="799424467"/>
                      </w:sdtPr>
                      <w:sdtContent>
                        <w:sdt>
                          <w:sdtPr>
                            <w:tag w:val="goog_rdk_10"/>
                            <w:id w:val="897677823"/>
                          </w:sdtPr>
                          <w:sdtContent>
                            <w:ins w:id="7" w:author="Clara Falce" w:date="2026-06-11T19:24:00Z">
                              <w:r w:rsidRPr="00ED60DD">
                                <w:rPr>
                                  <w:lang w:val="es-AR"/>
                                  <w:rPrChange w:id="8" w:author="Clara Falce" w:date="2026-06-11T19:24:00Z">
                                    <w:rPr>
                                      <w:color w:val="000000"/>
                                    </w:rPr>
                                  </w:rPrChange>
                                </w:rPr>
                                <w:t>Para evitar quaisquer dúvidas, a Verba de Produção e Ativação referida na Cláusula 9.1.1 constitui apenas um limite máximo de verba disponível, não devendo ser interpretada como um gasto mínimo, pagamento garantido ou compromisso da Contratante de utilizar, gastar, alocar ou esgotar tal verba, no todo ou em parte. Qualquer utilização da Verba de Produção e Ativação estará sujeita à aprovação prévia e por escrito do Contratante.</w:t>
                              </w:r>
                            </w:ins>
                          </w:sdtContent>
                        </w:sdt>
                        <w:customXmlInsRangeStart w:id="9" w:author="Clara Falce" w:date="2026-06-11T19:24:00Z"/>
                        <w:sdt>
                          <w:sdtPr>
                            <w:tag w:val="goog_rdk_11"/>
                            <w:id w:val="121273775"/>
                          </w:sdtPr>
                          <w:sdtContent>
                            <w:customXmlInsRangeEnd w:id="9"/>
                            <w:customXmlInsRangeStart w:id="10" w:author="Clara Falce" w:date="2026-06-11T19:24:00Z"/>
                          </w:sdtContent>
                        </w:sdt>
                        <w:customXmlInsRangeEnd w:id="10"/>
                      </w:sdtContent>
                    </w:sdt>
                  </w:p>
                </w:sdtContent>
              </w:sdt>
            </w:tc>
            <w:tc>
              <w:tcPr>
                <w:tcW w:w="236" w:type="dxa"/>
                <w:tcBorders>
                  <w:left w:val="single" w:sz="4" w:space="0" w:color="B8C8E0"/>
                  <w:right w:val="single" w:sz="4" w:space="0" w:color="B8C8E0"/>
                </w:tcBorders>
                <w:shd w:val="clear" w:color="auto" w:fill="FFFFFF"/>
              </w:tcPr>
              <w:sdt>
                <w:sdtPr>
                  <w:tag w:val="goog_rdk_15"/>
                  <w:id w:val="96856306"/>
                </w:sdtPr>
                <w:sdtContent>
                  <w:p w14:paraId="45A049C9" w14:textId="77777777" w:rsidR="008D4F2E" w:rsidRDefault="00000000">
                    <w:pPr>
                      <w:pBdr>
                        <w:top w:val="nil"/>
                        <w:left w:val="nil"/>
                        <w:bottom w:val="nil"/>
                        <w:right w:val="nil"/>
                        <w:between w:val="nil"/>
                      </w:pBdr>
                      <w:spacing w:after="40"/>
                      <w:jc w:val="both"/>
                      <w:rPr>
                        <w:ins w:id="11" w:author="Clara Falce" w:date="2026-06-11T19:24:00Z"/>
                        <w:color w:val="000000"/>
                      </w:rPr>
                    </w:pPr>
                    <w:sdt>
                      <w:sdtPr>
                        <w:tag w:val="goog_rdk_13"/>
                        <w:id w:val="-1620605000"/>
                      </w:sdtPr>
                      <w:sdtContent>
                        <w:sdt>
                          <w:sdtPr>
                            <w:tag w:val="goog_rdk_14"/>
                            <w:id w:val="-1446134380"/>
                          </w:sdtPr>
                          <w:sdtContent/>
                        </w:sdt>
                      </w:sdtContent>
                    </w:sdt>
                  </w:p>
                </w:sdtContent>
              </w:sdt>
            </w:tc>
            <w:tc>
              <w:tcPr>
                <w:tcW w:w="5035" w:type="dxa"/>
                <w:shd w:val="clear" w:color="auto" w:fill="E8EEF8"/>
              </w:tcPr>
              <w:sdt>
                <w:sdtPr>
                  <w:tag w:val="goog_rdk_19"/>
                  <w:id w:val="-1527984709"/>
                </w:sdtPr>
                <w:sdtContent>
                  <w:p w14:paraId="313B71F3" w14:textId="77777777" w:rsidR="008D4F2E" w:rsidRDefault="00000000">
                    <w:pPr>
                      <w:pBdr>
                        <w:top w:val="nil"/>
                        <w:left w:val="nil"/>
                        <w:bottom w:val="nil"/>
                        <w:right w:val="nil"/>
                        <w:between w:val="nil"/>
                      </w:pBdr>
                      <w:spacing w:after="40"/>
                      <w:jc w:val="both"/>
                      <w:rPr>
                        <w:ins w:id="12" w:author="Clara Falce" w:date="2026-06-11T19:24:00Z"/>
                        <w:color w:val="000000"/>
                      </w:rPr>
                    </w:pPr>
                    <w:sdt>
                      <w:sdtPr>
                        <w:tag w:val="goog_rdk_16"/>
                        <w:id w:val="-1095304752"/>
                      </w:sdtPr>
                      <w:sdtContent>
                        <w:sdt>
                          <w:sdtPr>
                            <w:tag w:val="goog_rdk_17"/>
                            <w:id w:val="228230075"/>
                          </w:sdtPr>
                          <w:sdtContent>
                            <w:ins w:id="13" w:author="Clara Falce" w:date="2026-06-11T19:24:00Z">
                              <w:r>
                                <w:rPr>
                                  <w:rPrChange w:id="14" w:author="Clara Falce" w:date="2026-06-11T19:24:00Z">
                                    <w:rPr>
                                      <w:color w:val="000000"/>
                                    </w:rPr>
                                  </w:rPrChange>
                                </w:rPr>
                                <w:t>For the avoidance of doubt, the amounts referred to in Clause 9.1.1 as the Production &amp; Activation Budget constitute a maximum budget allocation only. The Client shall not be obliged to use, commit, spend, or exhaust the Production &amp; Activation Budget, whether in whole or in part, unless expressly agreed otherwise in writing by the Client.</w:t>
                              </w:r>
                            </w:ins>
                          </w:sdtContent>
                        </w:sdt>
                        <w:customXmlInsRangeStart w:id="15" w:author="Clara Falce" w:date="2026-06-11T19:24:00Z"/>
                        <w:sdt>
                          <w:sdtPr>
                            <w:tag w:val="goog_rdk_18"/>
                            <w:id w:val="1834723238"/>
                          </w:sdtPr>
                          <w:sdtContent>
                            <w:customXmlInsRangeEnd w:id="15"/>
                            <w:customXmlInsRangeStart w:id="16" w:author="Clara Falce" w:date="2026-06-11T19:24:00Z"/>
                          </w:sdtContent>
                        </w:sdt>
                        <w:customXmlInsRangeEnd w:id="16"/>
                      </w:sdtContent>
                    </w:sdt>
                  </w:p>
                </w:sdtContent>
              </w:sdt>
            </w:tc>
          </w:tr>
        </w:sdtContent>
      </w:sdt>
      <w:tr w:rsidR="008D4F2E" w14:paraId="04C3C1D7" w14:textId="77777777">
        <w:tc>
          <w:tcPr>
            <w:tcW w:w="5035" w:type="dxa"/>
            <w:shd w:val="clear" w:color="auto" w:fill="FFFFFF"/>
          </w:tcPr>
          <w:p w14:paraId="22507E4B"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0509BD18"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61A7FDE2" w14:textId="77777777" w:rsidR="008D4F2E" w:rsidRDefault="008D4F2E">
            <w:pPr>
              <w:pBdr>
                <w:top w:val="nil"/>
                <w:left w:val="nil"/>
                <w:bottom w:val="nil"/>
                <w:right w:val="nil"/>
                <w:between w:val="nil"/>
              </w:pBdr>
              <w:spacing w:after="40"/>
              <w:jc w:val="both"/>
              <w:rPr>
                <w:color w:val="000000"/>
              </w:rPr>
            </w:pPr>
          </w:p>
        </w:tc>
      </w:tr>
      <w:tr w:rsidR="008D4F2E" w14:paraId="463CFD71" w14:textId="77777777">
        <w:tc>
          <w:tcPr>
            <w:tcW w:w="5035" w:type="dxa"/>
            <w:shd w:val="clear" w:color="auto" w:fill="E8EEF8"/>
          </w:tcPr>
          <w:p w14:paraId="64EFF672"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9.1.2.</w:t>
            </w:r>
            <w:r w:rsidRPr="00ED60DD">
              <w:rPr>
                <w:b/>
                <w:bCs/>
                <w:color w:val="111111"/>
                <w:lang w:val="es-AR"/>
              </w:rPr>
              <w:tab/>
            </w:r>
            <w:r w:rsidRPr="00ED60DD">
              <w:rPr>
                <w:color w:val="111111"/>
                <w:lang w:val="es-AR"/>
              </w:rPr>
              <w:t xml:space="preserve">A Verba de Produção e Ativação prevista na Cláusula 9.1.1 acima divide-se nas seguintes rubricas, conforme aprovação prévia da </w:t>
            </w:r>
            <w:r w:rsidRPr="00ED60DD">
              <w:rPr>
                <w:b/>
                <w:bCs/>
                <w:color w:val="111111"/>
                <w:lang w:val="es-AR"/>
              </w:rPr>
              <w:t>CONTRATANTE</w:t>
            </w:r>
            <w:r w:rsidRPr="00ED60DD">
              <w:rPr>
                <w:color w:val="111111"/>
                <w:lang w:val="es-AR"/>
              </w:rPr>
              <w:t xml:space="preserve"> constante da Proposta Comercial:</w:t>
            </w:r>
          </w:p>
        </w:tc>
        <w:tc>
          <w:tcPr>
            <w:tcW w:w="236" w:type="dxa"/>
            <w:tcBorders>
              <w:left w:val="single" w:sz="4" w:space="0" w:color="B8C8E0"/>
              <w:right w:val="single" w:sz="4" w:space="0" w:color="B8C8E0"/>
            </w:tcBorders>
            <w:shd w:val="clear" w:color="auto" w:fill="FFFFFF"/>
          </w:tcPr>
          <w:p w14:paraId="64CE6D18"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5E3C3152" w14:textId="77777777" w:rsidR="008D4F2E" w:rsidRDefault="00000000">
            <w:pPr>
              <w:pBdr>
                <w:top w:val="nil"/>
                <w:left w:val="nil"/>
                <w:bottom w:val="nil"/>
                <w:right w:val="nil"/>
                <w:between w:val="nil"/>
              </w:pBdr>
              <w:spacing w:after="80"/>
              <w:jc w:val="both"/>
              <w:rPr>
                <w:color w:val="000000"/>
              </w:rPr>
            </w:pPr>
            <w:r>
              <w:rPr>
                <w:b/>
                <w:bCs/>
                <w:i/>
                <w:iCs/>
                <w:color w:val="111111"/>
              </w:rPr>
              <w:t>9.1.2.</w:t>
            </w:r>
            <w:r>
              <w:rPr>
                <w:b/>
                <w:bCs/>
                <w:i/>
                <w:iCs/>
                <w:color w:val="111111"/>
              </w:rPr>
              <w:tab/>
            </w:r>
            <w:r>
              <w:rPr>
                <w:i/>
                <w:iCs/>
                <w:color w:val="111111"/>
              </w:rPr>
              <w:t xml:space="preserve">The Production &amp; Activation Budget set out in Clause 9.1.1 above is divided into the following line items, as previously approved by the </w:t>
            </w:r>
            <w:r>
              <w:rPr>
                <w:b/>
                <w:bCs/>
                <w:i/>
                <w:iCs/>
                <w:color w:val="111111"/>
              </w:rPr>
              <w:t>CLIENT</w:t>
            </w:r>
            <w:r>
              <w:rPr>
                <w:i/>
                <w:iCs/>
                <w:color w:val="111111"/>
              </w:rPr>
              <w:t xml:space="preserve"> in the Commercial Proposal:</w:t>
            </w:r>
          </w:p>
        </w:tc>
      </w:tr>
      <w:tr w:rsidR="008D4F2E" w14:paraId="66F5653C" w14:textId="77777777">
        <w:tc>
          <w:tcPr>
            <w:tcW w:w="5035" w:type="dxa"/>
            <w:shd w:val="clear" w:color="auto" w:fill="FFFFFF"/>
          </w:tcPr>
          <w:p w14:paraId="2CD3AC0C"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111111"/>
                <w:lang w:val="es-AR"/>
              </w:rPr>
              <w:t>(a) R$ 650.000,00 (seiscentos e cinquenta mil reais) destinados à Produção Audiovisual; e</w:t>
            </w:r>
          </w:p>
        </w:tc>
        <w:tc>
          <w:tcPr>
            <w:tcW w:w="236" w:type="dxa"/>
            <w:tcBorders>
              <w:left w:val="single" w:sz="4" w:space="0" w:color="B8C8E0"/>
              <w:right w:val="single" w:sz="4" w:space="0" w:color="B8C8E0"/>
            </w:tcBorders>
            <w:shd w:val="clear" w:color="auto" w:fill="FFFFFF"/>
          </w:tcPr>
          <w:p w14:paraId="4F7C1396"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6608496A" w14:textId="77777777" w:rsidR="008D4F2E" w:rsidRDefault="00000000">
            <w:pPr>
              <w:pBdr>
                <w:top w:val="nil"/>
                <w:left w:val="nil"/>
                <w:bottom w:val="nil"/>
                <w:right w:val="nil"/>
                <w:between w:val="nil"/>
              </w:pBdr>
              <w:spacing w:after="80"/>
              <w:ind w:left="300"/>
              <w:jc w:val="both"/>
              <w:rPr>
                <w:color w:val="000000"/>
              </w:rPr>
            </w:pPr>
            <w:r>
              <w:rPr>
                <w:i/>
                <w:iCs/>
                <w:color w:val="111111"/>
              </w:rPr>
              <w:t>(a) BRL 650,000.00 (six hundred and fifty thousand Reais) allocated to Audiovisual Production; and</w:t>
            </w:r>
          </w:p>
        </w:tc>
      </w:tr>
      <w:tr w:rsidR="008D4F2E" w14:paraId="726C711B" w14:textId="77777777">
        <w:tc>
          <w:tcPr>
            <w:tcW w:w="5035" w:type="dxa"/>
            <w:shd w:val="clear" w:color="auto" w:fill="E8EEF8"/>
          </w:tcPr>
          <w:p w14:paraId="6F39A70E"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111111"/>
                <w:lang w:val="es-AR"/>
              </w:rPr>
              <w:t xml:space="preserve">(b) R$ 450.000,00 (quatrocentos e cinquenta mil reais) destinados à “Reserva para Ativações e Produções Adicionais”, a serem utilizados conforme demanda específica da Campanha, mediante prévia aprovação por escrito da </w:t>
            </w:r>
            <w:r w:rsidRPr="00ED60DD">
              <w:rPr>
                <w:b/>
                <w:bCs/>
                <w:color w:val="111111"/>
                <w:lang w:val="es-AR"/>
              </w:rPr>
              <w:t>CONTRATANTE</w:t>
            </w:r>
            <w:r w:rsidRPr="00ED60DD">
              <w:rPr>
                <w:color w:val="111111"/>
                <w:lang w:val="es-AR"/>
              </w:rPr>
              <w:t>, na forma da Cláusula 9.1.2 acima.</w:t>
            </w:r>
          </w:p>
        </w:tc>
        <w:tc>
          <w:tcPr>
            <w:tcW w:w="236" w:type="dxa"/>
            <w:tcBorders>
              <w:left w:val="single" w:sz="4" w:space="0" w:color="B8C8E0"/>
              <w:right w:val="single" w:sz="4" w:space="0" w:color="B8C8E0"/>
            </w:tcBorders>
            <w:shd w:val="clear" w:color="auto" w:fill="FFFFFF"/>
          </w:tcPr>
          <w:p w14:paraId="11CAB262"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282A1B77" w14:textId="77777777" w:rsidR="008D4F2E" w:rsidRDefault="00000000">
            <w:pPr>
              <w:pBdr>
                <w:top w:val="nil"/>
                <w:left w:val="nil"/>
                <w:bottom w:val="nil"/>
                <w:right w:val="nil"/>
                <w:between w:val="nil"/>
              </w:pBdr>
              <w:spacing w:after="80"/>
              <w:ind w:left="300"/>
              <w:jc w:val="both"/>
              <w:rPr>
                <w:color w:val="000000"/>
              </w:rPr>
            </w:pPr>
            <w:r>
              <w:rPr>
                <w:i/>
                <w:iCs/>
                <w:color w:val="111111"/>
              </w:rPr>
              <w:t xml:space="preserve">(b) BRL 450,000.00 (four hundred and fifty thousand Reais) allocated to the “Reserve for Additional Activations and Productions”, to be used as specifically required by the Campaign, subject to prior written approval by the </w:t>
            </w:r>
            <w:r>
              <w:rPr>
                <w:b/>
                <w:bCs/>
                <w:i/>
                <w:iCs/>
                <w:color w:val="111111"/>
              </w:rPr>
              <w:t xml:space="preserve">CLIENT </w:t>
            </w:r>
            <w:r>
              <w:rPr>
                <w:i/>
                <w:iCs/>
                <w:color w:val="111111"/>
              </w:rPr>
              <w:t>pursuant to Clause 9.1.2 above.</w:t>
            </w:r>
          </w:p>
        </w:tc>
      </w:tr>
      <w:tr w:rsidR="008D4F2E" w14:paraId="20755873" w14:textId="77777777">
        <w:tc>
          <w:tcPr>
            <w:tcW w:w="5035" w:type="dxa"/>
            <w:shd w:val="clear" w:color="auto" w:fill="FFFFFF"/>
          </w:tcPr>
          <w:p w14:paraId="453C0096"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29EF4400"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5B106EBE" w14:textId="77777777" w:rsidR="008D4F2E" w:rsidRDefault="008D4F2E">
            <w:pPr>
              <w:pBdr>
                <w:top w:val="nil"/>
                <w:left w:val="nil"/>
                <w:bottom w:val="nil"/>
                <w:right w:val="nil"/>
                <w:between w:val="nil"/>
              </w:pBdr>
              <w:spacing w:after="40"/>
              <w:jc w:val="both"/>
              <w:rPr>
                <w:color w:val="000000"/>
              </w:rPr>
            </w:pPr>
          </w:p>
        </w:tc>
      </w:tr>
      <w:tr w:rsidR="008D4F2E" w14:paraId="7534B2DF" w14:textId="77777777">
        <w:tc>
          <w:tcPr>
            <w:tcW w:w="5035" w:type="dxa"/>
            <w:shd w:val="clear" w:color="auto" w:fill="FFFFFF"/>
          </w:tcPr>
          <w:p w14:paraId="50CEFD0E"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9.1.3.</w:t>
            </w:r>
            <w:r w:rsidRPr="00ED60DD">
              <w:rPr>
                <w:b/>
                <w:bCs/>
                <w:color w:val="111111"/>
                <w:lang w:val="es-AR"/>
              </w:rPr>
              <w:tab/>
            </w:r>
            <w:r w:rsidRPr="00ED60DD">
              <w:rPr>
                <w:color w:val="111111"/>
                <w:lang w:val="es-AR"/>
              </w:rPr>
              <w:t xml:space="preserve">A </w:t>
            </w:r>
            <w:r w:rsidRPr="00ED60DD">
              <w:rPr>
                <w:b/>
                <w:bCs/>
                <w:color w:val="111111"/>
                <w:lang w:val="es-AR"/>
              </w:rPr>
              <w:t>CONTRATADA</w:t>
            </w:r>
            <w:r w:rsidRPr="00ED60DD">
              <w:rPr>
                <w:color w:val="111111"/>
                <w:lang w:val="es-AR"/>
              </w:rPr>
              <w:t xml:space="preserve"> apresentará à </w:t>
            </w:r>
            <w:r w:rsidRPr="00ED60DD">
              <w:rPr>
                <w:b/>
                <w:bCs/>
                <w:color w:val="111111"/>
                <w:lang w:val="es-AR"/>
              </w:rPr>
              <w:t>CONTRATANTE</w:t>
            </w:r>
            <w:r w:rsidRPr="00ED60DD">
              <w:rPr>
                <w:color w:val="111111"/>
                <w:lang w:val="es-AR"/>
              </w:rPr>
              <w:t xml:space="preserve"> prestação de contas dos valores da </w:t>
            </w:r>
            <w:r w:rsidRPr="00ED60DD">
              <w:rPr>
                <w:color w:val="111111"/>
                <w:lang w:val="es-AR"/>
              </w:rPr>
              <w:lastRenderedPageBreak/>
              <w:t xml:space="preserve">Verba de Produção e Ativação efetivamente desembolsados, acompanhada da respectiva documentação comprobatória (notas fiscais, recibos e contratos com terceiros). Ao término do prazo de vigência deste Contrato ou em hipótese de rescisão, o saldo eventualmente não utilizado da Reserva para Ativações e Produções Adicionais prevista no item 9.1.2(b) acima será devolvido à </w:t>
            </w:r>
            <w:r w:rsidRPr="00ED60DD">
              <w:rPr>
                <w:b/>
                <w:bCs/>
                <w:color w:val="111111"/>
                <w:lang w:val="es-AR"/>
              </w:rPr>
              <w:t>CONTRATANTE</w:t>
            </w:r>
            <w:r w:rsidRPr="00ED60DD">
              <w:rPr>
                <w:color w:val="111111"/>
                <w:lang w:val="es-AR"/>
              </w:rPr>
              <w:t xml:space="preserve"> no prazo de até 10 (dez) dias úteis, ou compensado mediante acordo escrito entre as Partes.</w:t>
            </w:r>
          </w:p>
        </w:tc>
        <w:tc>
          <w:tcPr>
            <w:tcW w:w="236" w:type="dxa"/>
            <w:tcBorders>
              <w:left w:val="single" w:sz="4" w:space="0" w:color="B8C8E0"/>
              <w:right w:val="single" w:sz="4" w:space="0" w:color="B8C8E0"/>
            </w:tcBorders>
            <w:shd w:val="clear" w:color="auto" w:fill="FFFFFF"/>
          </w:tcPr>
          <w:p w14:paraId="2FCEF4A7"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318C7A18" w14:textId="77777777" w:rsidR="008D4F2E" w:rsidRDefault="00000000">
            <w:pPr>
              <w:pBdr>
                <w:top w:val="nil"/>
                <w:left w:val="nil"/>
                <w:bottom w:val="nil"/>
                <w:right w:val="nil"/>
                <w:between w:val="nil"/>
              </w:pBdr>
              <w:spacing w:after="80"/>
              <w:jc w:val="both"/>
              <w:rPr>
                <w:color w:val="000000"/>
              </w:rPr>
            </w:pPr>
            <w:r>
              <w:rPr>
                <w:b/>
                <w:bCs/>
                <w:i/>
                <w:iCs/>
                <w:color w:val="111111"/>
              </w:rPr>
              <w:t>9.1.3.</w:t>
            </w:r>
            <w:r>
              <w:rPr>
                <w:b/>
                <w:bCs/>
                <w:i/>
                <w:iCs/>
                <w:color w:val="111111"/>
              </w:rPr>
              <w:tab/>
            </w:r>
            <w:r>
              <w:rPr>
                <w:i/>
                <w:iCs/>
                <w:color w:val="111111"/>
              </w:rPr>
              <w:t xml:space="preserve">The </w:t>
            </w:r>
            <w:r>
              <w:rPr>
                <w:b/>
                <w:bCs/>
                <w:i/>
                <w:iCs/>
                <w:color w:val="111111"/>
              </w:rPr>
              <w:t>SERVICE PROVIDER</w:t>
            </w:r>
            <w:r>
              <w:rPr>
                <w:i/>
                <w:iCs/>
                <w:color w:val="111111"/>
              </w:rPr>
              <w:t xml:space="preserve"> shall render accounts to the </w:t>
            </w:r>
            <w:r>
              <w:rPr>
                <w:b/>
                <w:bCs/>
                <w:i/>
                <w:iCs/>
                <w:color w:val="111111"/>
              </w:rPr>
              <w:t>CLIENT</w:t>
            </w:r>
            <w:r>
              <w:rPr>
                <w:i/>
                <w:iCs/>
                <w:color w:val="111111"/>
              </w:rPr>
              <w:t xml:space="preserve"> of the amounts from the Production &amp; </w:t>
            </w:r>
            <w:r>
              <w:rPr>
                <w:i/>
                <w:iCs/>
                <w:color w:val="111111"/>
              </w:rPr>
              <w:lastRenderedPageBreak/>
              <w:t xml:space="preserve">Activation Budget actually disbursed, accompanied by the relevant supporting documentation (invoices, receipts and third-party contracts). Upon expiry or termination of this Agreement, any unused balance of the Reserve for Additional Activations and Productions set out in item 9.1.2(b) above shall be returned to the </w:t>
            </w:r>
            <w:r>
              <w:rPr>
                <w:b/>
                <w:bCs/>
                <w:i/>
                <w:iCs/>
                <w:color w:val="111111"/>
              </w:rPr>
              <w:t>CLIENT</w:t>
            </w:r>
            <w:r>
              <w:rPr>
                <w:i/>
                <w:iCs/>
                <w:color w:val="111111"/>
              </w:rPr>
              <w:t xml:space="preserve"> within 10 (ten) business days, or offset by written agreement between the Parties.</w:t>
            </w:r>
          </w:p>
        </w:tc>
      </w:tr>
      <w:tr w:rsidR="008D4F2E" w14:paraId="0D24B026" w14:textId="77777777">
        <w:tc>
          <w:tcPr>
            <w:tcW w:w="5035" w:type="dxa"/>
            <w:shd w:val="clear" w:color="auto" w:fill="FFFFFF"/>
          </w:tcPr>
          <w:p w14:paraId="01BF1225"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1A27D61B"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054D9A4A" w14:textId="77777777" w:rsidR="008D4F2E" w:rsidRDefault="008D4F2E">
            <w:pPr>
              <w:pBdr>
                <w:top w:val="nil"/>
                <w:left w:val="nil"/>
                <w:bottom w:val="nil"/>
                <w:right w:val="nil"/>
                <w:between w:val="nil"/>
              </w:pBdr>
              <w:spacing w:after="40"/>
              <w:jc w:val="both"/>
              <w:rPr>
                <w:color w:val="000000"/>
              </w:rPr>
            </w:pPr>
          </w:p>
        </w:tc>
      </w:tr>
      <w:tr w:rsidR="008D4F2E" w14:paraId="4431F8A9" w14:textId="77777777">
        <w:tc>
          <w:tcPr>
            <w:tcW w:w="5035" w:type="dxa"/>
            <w:shd w:val="clear" w:color="auto" w:fill="E8EEF8"/>
          </w:tcPr>
          <w:p w14:paraId="53865C2C"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9.1.4.</w:t>
            </w:r>
            <w:r w:rsidRPr="00ED60DD">
              <w:rPr>
                <w:b/>
                <w:bCs/>
                <w:color w:val="111111"/>
                <w:lang w:val="es-AR"/>
              </w:rPr>
              <w:tab/>
            </w:r>
            <w:r w:rsidRPr="00ED60DD">
              <w:rPr>
                <w:color w:val="111111"/>
                <w:lang w:val="es-AR"/>
              </w:rPr>
              <w:t xml:space="preserve">O pagamento da remuneração da </w:t>
            </w:r>
            <w:r w:rsidRPr="00ED60DD">
              <w:rPr>
                <w:b/>
                <w:bCs/>
                <w:color w:val="111111"/>
                <w:lang w:val="es-AR"/>
              </w:rPr>
              <w:t>CONTRATADA</w:t>
            </w:r>
            <w:r w:rsidRPr="00ED60DD">
              <w:rPr>
                <w:color w:val="111111"/>
                <w:lang w:val="es-AR"/>
              </w:rPr>
              <w:t xml:space="preserve"> será efetuado pela </w:t>
            </w:r>
            <w:r w:rsidRPr="00ED60DD">
              <w:rPr>
                <w:b/>
                <w:bCs/>
                <w:color w:val="111111"/>
                <w:lang w:val="es-AR"/>
              </w:rPr>
              <w:t>CONTRATANTE</w:t>
            </w:r>
            <w:r w:rsidRPr="00ED60DD">
              <w:rPr>
                <w:color w:val="111111"/>
                <w:lang w:val="es-AR"/>
              </w:rPr>
              <w:t xml:space="preserve"> por meio do documento fiscal pertinente a serem enviados pela </w:t>
            </w:r>
            <w:r w:rsidRPr="00ED60DD">
              <w:rPr>
                <w:b/>
                <w:bCs/>
                <w:color w:val="111111"/>
                <w:lang w:val="es-AR"/>
              </w:rPr>
              <w:t>CONTRATADA</w:t>
            </w:r>
            <w:r w:rsidRPr="00ED60DD">
              <w:rPr>
                <w:color w:val="111111"/>
                <w:lang w:val="es-AR"/>
              </w:rPr>
              <w:t xml:space="preserve"> à </w:t>
            </w:r>
            <w:r w:rsidRPr="00ED60DD">
              <w:rPr>
                <w:b/>
                <w:bCs/>
                <w:color w:val="111111"/>
                <w:lang w:val="es-AR"/>
              </w:rPr>
              <w:t>CONTRATANTE</w:t>
            </w:r>
            <w:r w:rsidRPr="00ED60DD">
              <w:rPr>
                <w:color w:val="111111"/>
                <w:lang w:val="es-AR"/>
              </w:rPr>
              <w:t>, observados os prazos de vencimento previstos nas Cláusulas 9.1 e 9.1.2 acima, ficando autorizada desde já a emissão da correspondente fatura e duplicata de prestação de serviços.</w:t>
            </w:r>
          </w:p>
        </w:tc>
        <w:tc>
          <w:tcPr>
            <w:tcW w:w="236" w:type="dxa"/>
            <w:tcBorders>
              <w:left w:val="single" w:sz="4" w:space="0" w:color="B8C8E0"/>
              <w:right w:val="single" w:sz="4" w:space="0" w:color="B8C8E0"/>
            </w:tcBorders>
            <w:shd w:val="clear" w:color="auto" w:fill="FFFFFF"/>
          </w:tcPr>
          <w:p w14:paraId="648AF0EE"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4149B859" w14:textId="77777777" w:rsidR="008D4F2E" w:rsidRDefault="00000000">
            <w:pPr>
              <w:pBdr>
                <w:top w:val="nil"/>
                <w:left w:val="nil"/>
                <w:bottom w:val="nil"/>
                <w:right w:val="nil"/>
                <w:between w:val="nil"/>
              </w:pBdr>
              <w:spacing w:after="80"/>
              <w:jc w:val="both"/>
              <w:rPr>
                <w:color w:val="000000"/>
              </w:rPr>
            </w:pPr>
            <w:r>
              <w:rPr>
                <w:b/>
                <w:bCs/>
                <w:i/>
                <w:iCs/>
                <w:color w:val="111111"/>
              </w:rPr>
              <w:t>9.1.4.</w:t>
            </w:r>
            <w:r>
              <w:rPr>
                <w:b/>
                <w:bCs/>
                <w:i/>
                <w:iCs/>
                <w:color w:val="111111"/>
              </w:rPr>
              <w:tab/>
            </w:r>
            <w:r>
              <w:rPr>
                <w:i/>
                <w:iCs/>
                <w:color w:val="111111"/>
              </w:rPr>
              <w:t xml:space="preserve">Payment of the </w:t>
            </w:r>
            <w:r>
              <w:rPr>
                <w:b/>
                <w:bCs/>
                <w:i/>
                <w:iCs/>
                <w:color w:val="111111"/>
              </w:rPr>
              <w:t>SERVICE PROVIDER</w:t>
            </w:r>
            <w:r>
              <w:rPr>
                <w:i/>
                <w:iCs/>
                <w:color w:val="111111"/>
              </w:rPr>
              <w:t xml:space="preserve">'s remuneration shall be made by the </w:t>
            </w:r>
            <w:r>
              <w:rPr>
                <w:b/>
                <w:bCs/>
                <w:i/>
                <w:iCs/>
                <w:color w:val="111111"/>
              </w:rPr>
              <w:t>CLIENT</w:t>
            </w:r>
            <w:r>
              <w:rPr>
                <w:i/>
                <w:iCs/>
                <w:color w:val="111111"/>
              </w:rPr>
              <w:t xml:space="preserve"> through the relevant fiscal document to be issued by the </w:t>
            </w:r>
            <w:r>
              <w:rPr>
                <w:b/>
                <w:bCs/>
                <w:i/>
                <w:iCs/>
                <w:color w:val="111111"/>
              </w:rPr>
              <w:t>SERVICE PROVIDER</w:t>
            </w:r>
            <w:r>
              <w:rPr>
                <w:i/>
                <w:iCs/>
                <w:color w:val="111111"/>
              </w:rPr>
              <w:t xml:space="preserve"> to the </w:t>
            </w:r>
            <w:r>
              <w:rPr>
                <w:b/>
                <w:bCs/>
                <w:i/>
                <w:iCs/>
                <w:color w:val="111111"/>
              </w:rPr>
              <w:t>CLIENT</w:t>
            </w:r>
            <w:r>
              <w:rPr>
                <w:i/>
                <w:iCs/>
                <w:color w:val="111111"/>
              </w:rPr>
              <w:t>, subject to the payment deadlines set out in Clauses 9.1 and 9.1.2 above, with the issuance of the corresponding invoice hereby authorized.</w:t>
            </w:r>
          </w:p>
        </w:tc>
      </w:tr>
      <w:tr w:rsidR="008D4F2E" w14:paraId="4DE8893D" w14:textId="77777777">
        <w:tc>
          <w:tcPr>
            <w:tcW w:w="5035" w:type="dxa"/>
            <w:shd w:val="clear" w:color="auto" w:fill="FFFFFF"/>
          </w:tcPr>
          <w:p w14:paraId="4C1D4C6D"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1B09D40E"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6318EA7C" w14:textId="77777777" w:rsidR="008D4F2E" w:rsidRDefault="008D4F2E">
            <w:pPr>
              <w:pBdr>
                <w:top w:val="nil"/>
                <w:left w:val="nil"/>
                <w:bottom w:val="nil"/>
                <w:right w:val="nil"/>
                <w:between w:val="nil"/>
              </w:pBdr>
              <w:spacing w:after="40"/>
              <w:jc w:val="both"/>
              <w:rPr>
                <w:color w:val="000000"/>
              </w:rPr>
            </w:pPr>
          </w:p>
        </w:tc>
      </w:tr>
      <w:tr w:rsidR="008D4F2E" w14:paraId="009AF7B1" w14:textId="77777777">
        <w:tc>
          <w:tcPr>
            <w:tcW w:w="5035" w:type="dxa"/>
            <w:shd w:val="clear" w:color="auto" w:fill="FFFFFF"/>
          </w:tcPr>
          <w:p w14:paraId="6CE5BC1A"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9.2.</w:t>
            </w:r>
            <w:r w:rsidRPr="00ED60DD">
              <w:rPr>
                <w:b/>
                <w:bCs/>
                <w:color w:val="111111"/>
                <w:lang w:val="es-AR"/>
              </w:rPr>
              <w:tab/>
            </w:r>
            <w:r w:rsidRPr="00ED60DD">
              <w:rPr>
                <w:color w:val="111111"/>
                <w:lang w:val="es-AR"/>
              </w:rPr>
              <w:t>O atraso no pagamento de qualquer das remunerações acima fixadas ensejará a aplicação de multa de 5% (cinco por cento) sobre o valor devido, acrescido de juros de mora de 1% (um por cento) ao mês e correção monetária “pro-rata die”, calculada pelo IGP-M da FGV, desde a data de vencimento até a data de seu efetivo pagamento.</w:t>
            </w:r>
          </w:p>
        </w:tc>
        <w:tc>
          <w:tcPr>
            <w:tcW w:w="236" w:type="dxa"/>
            <w:tcBorders>
              <w:left w:val="single" w:sz="4" w:space="0" w:color="B8C8E0"/>
              <w:right w:val="single" w:sz="4" w:space="0" w:color="B8C8E0"/>
            </w:tcBorders>
            <w:shd w:val="clear" w:color="auto" w:fill="FFFFFF"/>
          </w:tcPr>
          <w:p w14:paraId="446E3492"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52E39A15" w14:textId="77777777" w:rsidR="008D4F2E" w:rsidRDefault="00000000">
            <w:pPr>
              <w:pBdr>
                <w:top w:val="nil"/>
                <w:left w:val="nil"/>
                <w:bottom w:val="nil"/>
                <w:right w:val="nil"/>
                <w:between w:val="nil"/>
              </w:pBdr>
              <w:spacing w:after="80"/>
              <w:jc w:val="both"/>
              <w:rPr>
                <w:color w:val="000000"/>
              </w:rPr>
            </w:pPr>
            <w:r>
              <w:rPr>
                <w:b/>
                <w:bCs/>
                <w:i/>
                <w:iCs/>
                <w:color w:val="111111"/>
              </w:rPr>
              <w:t>9.2.</w:t>
            </w:r>
            <w:r>
              <w:rPr>
                <w:b/>
                <w:bCs/>
                <w:i/>
                <w:iCs/>
                <w:color w:val="111111"/>
              </w:rPr>
              <w:tab/>
            </w:r>
            <w:r>
              <w:rPr>
                <w:i/>
                <w:iCs/>
                <w:color w:val="111111"/>
              </w:rPr>
              <w:t>Late payment of any agreed remuneration shall result in a penalty of 5% (five percent) of the overdue amount, plus late interest of 1% (one percent) per month and monetary correction “pro-rata die” based on the IGP-M/FGV index, from the due date until actual payment.</w:t>
            </w:r>
          </w:p>
        </w:tc>
      </w:tr>
      <w:tr w:rsidR="008D4F2E" w14:paraId="48D85982" w14:textId="77777777">
        <w:tc>
          <w:tcPr>
            <w:tcW w:w="5035" w:type="dxa"/>
            <w:shd w:val="clear" w:color="auto" w:fill="FFFFFF"/>
          </w:tcPr>
          <w:p w14:paraId="541CEF88"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751E1104"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1D7FBF3D" w14:textId="77777777" w:rsidR="008D4F2E" w:rsidRDefault="008D4F2E">
            <w:pPr>
              <w:pBdr>
                <w:top w:val="nil"/>
                <w:left w:val="nil"/>
                <w:bottom w:val="nil"/>
                <w:right w:val="nil"/>
                <w:between w:val="nil"/>
              </w:pBdr>
              <w:spacing w:after="40"/>
              <w:jc w:val="both"/>
              <w:rPr>
                <w:color w:val="000000"/>
              </w:rPr>
            </w:pPr>
          </w:p>
        </w:tc>
      </w:tr>
      <w:tr w:rsidR="008D4F2E" w14:paraId="312E5ECD" w14:textId="77777777">
        <w:tc>
          <w:tcPr>
            <w:tcW w:w="5035" w:type="dxa"/>
            <w:shd w:val="clear" w:color="auto" w:fill="E8EEF8"/>
          </w:tcPr>
          <w:p w14:paraId="2EEE9B9B"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9.3.</w:t>
            </w:r>
            <w:r w:rsidRPr="00ED60DD">
              <w:rPr>
                <w:b/>
                <w:bCs/>
                <w:color w:val="111111"/>
                <w:lang w:val="es-AR"/>
              </w:rPr>
              <w:tab/>
            </w:r>
            <w:r w:rsidRPr="00ED60DD">
              <w:rPr>
                <w:color w:val="111111"/>
                <w:lang w:val="es-AR"/>
              </w:rPr>
              <w:t xml:space="preserve">O(s) valor(es) da(s) remuneração(ões) da </w:t>
            </w:r>
            <w:r w:rsidRPr="00ED60DD">
              <w:rPr>
                <w:b/>
                <w:bCs/>
                <w:color w:val="111111"/>
                <w:lang w:val="es-AR"/>
              </w:rPr>
              <w:t>CONTRATADA</w:t>
            </w:r>
            <w:r w:rsidRPr="00ED60DD">
              <w:rPr>
                <w:color w:val="111111"/>
                <w:lang w:val="es-AR"/>
              </w:rPr>
              <w:t xml:space="preserve"> será(ao) reajustado(s) pelo índice IPCA, publicado pelo IBGE, na menor periodicidade admitida em lei, atualmente anual. Ocorrendo a extinção, atraso na publicação ou qualquer outro óbice à aplicação do índice eleito neste contrato, a(s) remuneração(ões) da </w:t>
            </w:r>
            <w:r w:rsidRPr="00ED60DD">
              <w:rPr>
                <w:b/>
                <w:bCs/>
                <w:color w:val="111111"/>
                <w:lang w:val="es-AR"/>
              </w:rPr>
              <w:t>CONTRATADA</w:t>
            </w:r>
            <w:r w:rsidRPr="00ED60DD">
              <w:rPr>
                <w:color w:val="111111"/>
                <w:lang w:val="es-AR"/>
              </w:rPr>
              <w:t xml:space="preserve"> será(ao) atualizada(s) pelo índice que melhor refletir a variação da inflação.</w:t>
            </w:r>
          </w:p>
        </w:tc>
        <w:tc>
          <w:tcPr>
            <w:tcW w:w="236" w:type="dxa"/>
            <w:tcBorders>
              <w:left w:val="single" w:sz="4" w:space="0" w:color="B8C8E0"/>
              <w:right w:val="single" w:sz="4" w:space="0" w:color="B8C8E0"/>
            </w:tcBorders>
            <w:shd w:val="clear" w:color="auto" w:fill="FFFFFF"/>
          </w:tcPr>
          <w:p w14:paraId="12D458D0"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775FCC52" w14:textId="77777777" w:rsidR="008D4F2E" w:rsidRDefault="00000000">
            <w:pPr>
              <w:pBdr>
                <w:top w:val="nil"/>
                <w:left w:val="nil"/>
                <w:bottom w:val="nil"/>
                <w:right w:val="nil"/>
                <w:between w:val="nil"/>
              </w:pBdr>
              <w:spacing w:after="80"/>
              <w:jc w:val="both"/>
              <w:rPr>
                <w:color w:val="000000"/>
              </w:rPr>
            </w:pPr>
            <w:r>
              <w:rPr>
                <w:b/>
                <w:bCs/>
                <w:i/>
                <w:iCs/>
                <w:color w:val="111111"/>
              </w:rPr>
              <w:t>9.3.</w:t>
            </w:r>
            <w:r>
              <w:rPr>
                <w:b/>
                <w:bCs/>
                <w:i/>
                <w:iCs/>
                <w:color w:val="111111"/>
              </w:rPr>
              <w:tab/>
            </w:r>
            <w:r>
              <w:rPr>
                <w:i/>
                <w:iCs/>
                <w:color w:val="111111"/>
              </w:rPr>
              <w:t xml:space="preserve">The </w:t>
            </w:r>
            <w:r>
              <w:rPr>
                <w:b/>
                <w:bCs/>
                <w:i/>
                <w:iCs/>
                <w:color w:val="111111"/>
              </w:rPr>
              <w:t>SERVICE PROVIDER</w:t>
            </w:r>
            <w:r>
              <w:rPr>
                <w:i/>
                <w:iCs/>
                <w:color w:val="111111"/>
              </w:rPr>
              <w:t>'s remuneration shall be adjusted by the IPCA index (IBGE) at the minimum frequency permitted by law, currently annual. Should the index be discontinued, delayed or otherwise unavailable, remuneration shall be updated by the index that best reflects inflation.</w:t>
            </w:r>
          </w:p>
        </w:tc>
      </w:tr>
      <w:tr w:rsidR="008D4F2E" w14:paraId="07FA51D9" w14:textId="77777777">
        <w:tc>
          <w:tcPr>
            <w:tcW w:w="5035" w:type="dxa"/>
            <w:shd w:val="clear" w:color="auto" w:fill="FFFFFF"/>
          </w:tcPr>
          <w:p w14:paraId="5AF79F6F"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68AC51AB"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35C5FFFD" w14:textId="77777777" w:rsidR="008D4F2E" w:rsidRDefault="008D4F2E">
            <w:pPr>
              <w:pBdr>
                <w:top w:val="nil"/>
                <w:left w:val="nil"/>
                <w:bottom w:val="nil"/>
                <w:right w:val="nil"/>
                <w:between w:val="nil"/>
              </w:pBdr>
              <w:spacing w:after="40"/>
              <w:jc w:val="both"/>
              <w:rPr>
                <w:color w:val="000000"/>
              </w:rPr>
            </w:pPr>
          </w:p>
        </w:tc>
      </w:tr>
      <w:tr w:rsidR="008D4F2E" w14:paraId="61CEB97F" w14:textId="77777777">
        <w:tc>
          <w:tcPr>
            <w:tcW w:w="5035" w:type="dxa"/>
            <w:shd w:val="clear" w:color="auto" w:fill="FFFFFF"/>
          </w:tcPr>
          <w:p w14:paraId="2922A981"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9.4.</w:t>
            </w:r>
            <w:r w:rsidRPr="00ED60DD">
              <w:rPr>
                <w:b/>
                <w:bCs/>
                <w:color w:val="111111"/>
                <w:lang w:val="es-AR"/>
              </w:rPr>
              <w:tab/>
            </w:r>
            <w:r w:rsidRPr="00ED60DD">
              <w:rPr>
                <w:color w:val="111111"/>
                <w:lang w:val="es-AR"/>
              </w:rPr>
              <w:t xml:space="preserve">O atraso na aprovação dos serviços apresentados à </w:t>
            </w:r>
            <w:r w:rsidRPr="00ED60DD">
              <w:rPr>
                <w:b/>
                <w:bCs/>
                <w:color w:val="111111"/>
                <w:lang w:val="es-AR"/>
              </w:rPr>
              <w:t>CONTRATANTE</w:t>
            </w:r>
            <w:r w:rsidRPr="00ED60DD">
              <w:rPr>
                <w:color w:val="111111"/>
                <w:lang w:val="es-AR"/>
              </w:rPr>
              <w:t xml:space="preserve">, ou na execução do objeto deste instrumento, provocado por culpa da </w:t>
            </w:r>
            <w:r w:rsidRPr="00ED60DD">
              <w:rPr>
                <w:b/>
                <w:bCs/>
                <w:color w:val="111111"/>
                <w:lang w:val="es-AR"/>
              </w:rPr>
              <w:t>CONTRATANTE</w:t>
            </w:r>
            <w:r w:rsidRPr="00ED60DD">
              <w:rPr>
                <w:color w:val="111111"/>
                <w:lang w:val="es-AR"/>
              </w:rPr>
              <w:t xml:space="preserve">, não constitui motivo justificado para atraso no pagamento da remuneração avençada, ressalvada exclusivamente a hipótese de objeção formal apresentada por escrito pela </w:t>
            </w:r>
            <w:r w:rsidRPr="00ED60DD">
              <w:rPr>
                <w:b/>
                <w:bCs/>
                <w:color w:val="111111"/>
                <w:lang w:val="es-AR"/>
              </w:rPr>
              <w:t xml:space="preserve">CONTRATANTE </w:t>
            </w:r>
            <w:r w:rsidRPr="00ED60DD">
              <w:rPr>
                <w:color w:val="111111"/>
                <w:lang w:val="es-AR"/>
              </w:rPr>
              <w:t>em relação aos SERVIÇOS, fundada em descumprimento comprovado da Legislação Aplicável ou em vício de qualidade objetivamente demonstrado, limitada ao valor proporcional da entrega especificamente impugnada.</w:t>
            </w:r>
          </w:p>
        </w:tc>
        <w:tc>
          <w:tcPr>
            <w:tcW w:w="236" w:type="dxa"/>
            <w:tcBorders>
              <w:left w:val="single" w:sz="4" w:space="0" w:color="B8C8E0"/>
              <w:right w:val="single" w:sz="4" w:space="0" w:color="B8C8E0"/>
            </w:tcBorders>
            <w:shd w:val="clear" w:color="auto" w:fill="FFFFFF"/>
          </w:tcPr>
          <w:p w14:paraId="31CD9221"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366BD4C7" w14:textId="77777777" w:rsidR="008D4F2E" w:rsidRDefault="00000000">
            <w:pPr>
              <w:pBdr>
                <w:top w:val="nil"/>
                <w:left w:val="nil"/>
                <w:bottom w:val="nil"/>
                <w:right w:val="nil"/>
                <w:between w:val="nil"/>
              </w:pBdr>
              <w:spacing w:after="80"/>
              <w:jc w:val="both"/>
              <w:rPr>
                <w:color w:val="000000"/>
              </w:rPr>
            </w:pPr>
            <w:r>
              <w:rPr>
                <w:b/>
                <w:bCs/>
                <w:i/>
                <w:iCs/>
                <w:color w:val="111111"/>
              </w:rPr>
              <w:t>9.4.</w:t>
            </w:r>
            <w:r>
              <w:rPr>
                <w:b/>
                <w:bCs/>
                <w:i/>
                <w:iCs/>
                <w:color w:val="111111"/>
              </w:rPr>
              <w:tab/>
            </w:r>
            <w:r>
              <w:rPr>
                <w:i/>
                <w:iCs/>
                <w:color w:val="111111"/>
              </w:rPr>
              <w:t xml:space="preserve">Delays in the approval of services submitted to the </w:t>
            </w:r>
            <w:r>
              <w:rPr>
                <w:b/>
                <w:bCs/>
                <w:i/>
                <w:iCs/>
                <w:color w:val="111111"/>
              </w:rPr>
              <w:t>CLIENT</w:t>
            </w:r>
            <w:r>
              <w:rPr>
                <w:i/>
                <w:iCs/>
                <w:color w:val="111111"/>
              </w:rPr>
              <w:t xml:space="preserve">, or in the performance of the object of this instrument, caused by the </w:t>
            </w:r>
            <w:r>
              <w:rPr>
                <w:b/>
                <w:bCs/>
                <w:i/>
                <w:iCs/>
                <w:color w:val="111111"/>
              </w:rPr>
              <w:t>CLIENT</w:t>
            </w:r>
            <w:r>
              <w:rPr>
                <w:i/>
                <w:iCs/>
                <w:color w:val="111111"/>
              </w:rPr>
              <w:t xml:space="preserve">, do not constitute grounds for late payment of the agreed remuneration, save solely for a formal written objection raised by the </w:t>
            </w:r>
            <w:r>
              <w:rPr>
                <w:b/>
                <w:bCs/>
                <w:i/>
                <w:iCs/>
                <w:color w:val="111111"/>
              </w:rPr>
              <w:t xml:space="preserve">CLIENT </w:t>
            </w:r>
            <w:r>
              <w:rPr>
                <w:i/>
                <w:iCs/>
                <w:color w:val="111111"/>
              </w:rPr>
              <w:t>in relation to the SERVICES, based on a proven breach of Applicable Law or an objectively demonstrated quality defect, limited to the proportional value of the specifically challenged deliverable.</w:t>
            </w:r>
          </w:p>
        </w:tc>
      </w:tr>
      <w:tr w:rsidR="008D4F2E" w14:paraId="24B8F195" w14:textId="77777777">
        <w:tc>
          <w:tcPr>
            <w:tcW w:w="5035" w:type="dxa"/>
            <w:shd w:val="clear" w:color="auto" w:fill="FFFFFF"/>
          </w:tcPr>
          <w:p w14:paraId="52AF29DB"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24E5A5E7"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191A659D" w14:textId="77777777" w:rsidR="008D4F2E" w:rsidRDefault="008D4F2E">
            <w:pPr>
              <w:pBdr>
                <w:top w:val="nil"/>
                <w:left w:val="nil"/>
                <w:bottom w:val="nil"/>
                <w:right w:val="nil"/>
                <w:between w:val="nil"/>
              </w:pBdr>
              <w:spacing w:after="40"/>
              <w:jc w:val="both"/>
              <w:rPr>
                <w:color w:val="000000"/>
              </w:rPr>
            </w:pPr>
          </w:p>
        </w:tc>
      </w:tr>
      <w:tr w:rsidR="008D4F2E" w14:paraId="14D26E8A" w14:textId="77777777">
        <w:tc>
          <w:tcPr>
            <w:tcW w:w="5035" w:type="dxa"/>
            <w:shd w:val="clear" w:color="auto" w:fill="E8EEF8"/>
          </w:tcPr>
          <w:p w14:paraId="6618A7C9"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9.5.</w:t>
            </w:r>
            <w:r w:rsidRPr="00ED60DD">
              <w:rPr>
                <w:b/>
                <w:bCs/>
                <w:color w:val="111111"/>
                <w:lang w:val="es-AR"/>
              </w:rPr>
              <w:tab/>
            </w:r>
            <w:r w:rsidRPr="00ED60DD">
              <w:rPr>
                <w:color w:val="111111"/>
                <w:lang w:val="es-AR"/>
              </w:rPr>
              <w:t xml:space="preserve">A </w:t>
            </w:r>
            <w:r w:rsidRPr="00ED60DD">
              <w:rPr>
                <w:b/>
                <w:bCs/>
                <w:color w:val="111111"/>
                <w:lang w:val="es-AR"/>
              </w:rPr>
              <w:t>CONTRATANTE</w:t>
            </w:r>
            <w:r w:rsidRPr="00ED60DD">
              <w:rPr>
                <w:color w:val="111111"/>
                <w:lang w:val="es-AR"/>
              </w:rPr>
              <w:t xml:space="preserve"> deverá transferir à </w:t>
            </w:r>
            <w:r w:rsidRPr="00ED60DD">
              <w:rPr>
                <w:b/>
                <w:bCs/>
                <w:color w:val="111111"/>
                <w:lang w:val="es-AR"/>
              </w:rPr>
              <w:t>CONTRATADA</w:t>
            </w:r>
            <w:r w:rsidRPr="00ED60DD">
              <w:rPr>
                <w:color w:val="111111"/>
                <w:lang w:val="es-AR"/>
              </w:rPr>
              <w:t xml:space="preserve">, com antecedência mínima de 10 (dez) dias úteis em relação à data de vencimento da respectiva fatura junto ao Veículo, Fornecedor ou terceiro de produção, os recursos financeiros necessários ao pagamento das despesas contratadas por conta e ordem da </w:t>
            </w:r>
            <w:r w:rsidRPr="00ED60DD">
              <w:rPr>
                <w:b/>
                <w:bCs/>
                <w:color w:val="111111"/>
                <w:lang w:val="es-AR"/>
              </w:rPr>
              <w:t>CONTRATANTE</w:t>
            </w:r>
            <w:r w:rsidRPr="00ED60DD">
              <w:rPr>
                <w:color w:val="111111"/>
                <w:lang w:val="es-AR"/>
              </w:rPr>
              <w:t xml:space="preserve">. A </w:t>
            </w:r>
            <w:r w:rsidRPr="00ED60DD">
              <w:rPr>
                <w:b/>
                <w:bCs/>
                <w:color w:val="111111"/>
                <w:lang w:val="es-AR"/>
              </w:rPr>
              <w:t>CONTRATADA</w:t>
            </w:r>
            <w:r w:rsidRPr="00ED60DD">
              <w:rPr>
                <w:color w:val="111111"/>
                <w:lang w:val="es-AR"/>
              </w:rPr>
              <w:t xml:space="preserve"> somente efetuará o pagamento aos Veículos, Fornecedores e demais terceiros de produção após o efetivo recebimento dos recursos correspondentes transferidos pela </w:t>
            </w:r>
            <w:r w:rsidRPr="00ED60DD">
              <w:rPr>
                <w:b/>
                <w:bCs/>
                <w:color w:val="111111"/>
                <w:lang w:val="es-AR"/>
              </w:rPr>
              <w:t>CONTRATANTE</w:t>
            </w:r>
            <w:r w:rsidRPr="00ED60DD">
              <w:rPr>
                <w:color w:val="111111"/>
                <w:lang w:val="es-AR"/>
              </w:rPr>
              <w:t>.</w:t>
            </w:r>
          </w:p>
        </w:tc>
        <w:tc>
          <w:tcPr>
            <w:tcW w:w="236" w:type="dxa"/>
            <w:tcBorders>
              <w:left w:val="single" w:sz="4" w:space="0" w:color="B8C8E0"/>
              <w:right w:val="single" w:sz="4" w:space="0" w:color="B8C8E0"/>
            </w:tcBorders>
            <w:shd w:val="clear" w:color="auto" w:fill="FFFFFF"/>
          </w:tcPr>
          <w:p w14:paraId="5AE9AEDF"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51E68D95" w14:textId="77777777" w:rsidR="008D4F2E" w:rsidRDefault="00000000">
            <w:pPr>
              <w:pBdr>
                <w:top w:val="nil"/>
                <w:left w:val="nil"/>
                <w:bottom w:val="nil"/>
                <w:right w:val="nil"/>
                <w:between w:val="nil"/>
              </w:pBdr>
              <w:spacing w:after="80"/>
              <w:jc w:val="both"/>
              <w:rPr>
                <w:color w:val="000000"/>
              </w:rPr>
            </w:pPr>
            <w:r>
              <w:rPr>
                <w:b/>
                <w:bCs/>
                <w:i/>
                <w:iCs/>
                <w:color w:val="111111"/>
              </w:rPr>
              <w:t>9.5.</w:t>
            </w:r>
            <w:r>
              <w:rPr>
                <w:b/>
                <w:bCs/>
                <w:i/>
                <w:iCs/>
                <w:color w:val="111111"/>
              </w:rPr>
              <w:tab/>
            </w:r>
            <w:r>
              <w:rPr>
                <w:i/>
                <w:iCs/>
                <w:color w:val="111111"/>
              </w:rPr>
              <w:t xml:space="preserve">The </w:t>
            </w:r>
            <w:r>
              <w:rPr>
                <w:b/>
                <w:bCs/>
                <w:i/>
                <w:iCs/>
                <w:color w:val="111111"/>
              </w:rPr>
              <w:t>CLIENT</w:t>
            </w:r>
            <w:r>
              <w:rPr>
                <w:i/>
                <w:iCs/>
                <w:color w:val="111111"/>
              </w:rPr>
              <w:t xml:space="preserve"> shall transfer to the </w:t>
            </w:r>
            <w:r>
              <w:rPr>
                <w:b/>
                <w:bCs/>
                <w:i/>
                <w:iCs/>
                <w:color w:val="111111"/>
              </w:rPr>
              <w:t>SERVICE PROVIDER</w:t>
            </w:r>
            <w:r>
              <w:rPr>
                <w:i/>
                <w:iCs/>
                <w:color w:val="111111"/>
              </w:rPr>
              <w:t xml:space="preserve">, at least 10 (ten) business days before the due date of the respective invoice with the Media Outlet, Supplier or production third party, the financial resources required for payment of the expenses contracted on behalf of and for the account of the </w:t>
            </w:r>
            <w:r>
              <w:rPr>
                <w:b/>
                <w:bCs/>
                <w:i/>
                <w:iCs/>
                <w:color w:val="111111"/>
              </w:rPr>
              <w:t>CLIENT</w:t>
            </w:r>
            <w:r>
              <w:rPr>
                <w:i/>
                <w:iCs/>
                <w:color w:val="111111"/>
              </w:rPr>
              <w:t xml:space="preserve">. The </w:t>
            </w:r>
            <w:r>
              <w:rPr>
                <w:b/>
                <w:bCs/>
                <w:i/>
                <w:iCs/>
                <w:color w:val="111111"/>
              </w:rPr>
              <w:t>SERVICE PROVIDER</w:t>
            </w:r>
            <w:r>
              <w:rPr>
                <w:i/>
                <w:iCs/>
                <w:color w:val="111111"/>
              </w:rPr>
              <w:t xml:space="preserve"> shall only make payment to Media Outlets, Suppliers and other production third parties after actually receiving the corresponding funds transferred by the </w:t>
            </w:r>
            <w:r>
              <w:rPr>
                <w:b/>
                <w:bCs/>
                <w:i/>
                <w:iCs/>
                <w:color w:val="111111"/>
              </w:rPr>
              <w:t>CLIENT</w:t>
            </w:r>
            <w:r>
              <w:rPr>
                <w:i/>
                <w:iCs/>
                <w:color w:val="111111"/>
              </w:rPr>
              <w:t>.</w:t>
            </w:r>
          </w:p>
        </w:tc>
      </w:tr>
      <w:tr w:rsidR="008D4F2E" w14:paraId="7FFD1F6E" w14:textId="77777777">
        <w:tc>
          <w:tcPr>
            <w:tcW w:w="5035" w:type="dxa"/>
            <w:shd w:val="clear" w:color="auto" w:fill="FFFFFF"/>
          </w:tcPr>
          <w:p w14:paraId="67E75CB4"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31DC448D"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6A3EA2EC" w14:textId="77777777" w:rsidR="008D4F2E" w:rsidRDefault="008D4F2E">
            <w:pPr>
              <w:pBdr>
                <w:top w:val="nil"/>
                <w:left w:val="nil"/>
                <w:bottom w:val="nil"/>
                <w:right w:val="nil"/>
                <w:between w:val="nil"/>
              </w:pBdr>
              <w:spacing w:after="40"/>
              <w:jc w:val="both"/>
              <w:rPr>
                <w:color w:val="000000"/>
              </w:rPr>
            </w:pPr>
          </w:p>
        </w:tc>
      </w:tr>
      <w:tr w:rsidR="008D4F2E" w14:paraId="6C63D9DD" w14:textId="77777777">
        <w:tc>
          <w:tcPr>
            <w:tcW w:w="5035" w:type="dxa"/>
            <w:shd w:val="clear" w:color="auto" w:fill="FFFFFF"/>
          </w:tcPr>
          <w:p w14:paraId="2CABCE27"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9.5.1.</w:t>
            </w:r>
            <w:r w:rsidRPr="00ED60DD">
              <w:rPr>
                <w:b/>
                <w:bCs/>
                <w:color w:val="111111"/>
                <w:lang w:val="es-AR"/>
              </w:rPr>
              <w:tab/>
            </w:r>
            <w:r w:rsidRPr="00ED60DD">
              <w:rPr>
                <w:color w:val="111111"/>
                <w:lang w:val="es-AR"/>
              </w:rPr>
              <w:t xml:space="preserve">Contudo, na hipótese de atraso da </w:t>
            </w:r>
            <w:r w:rsidRPr="00ED60DD">
              <w:rPr>
                <w:b/>
                <w:bCs/>
                <w:color w:val="111111"/>
                <w:lang w:val="es-AR"/>
              </w:rPr>
              <w:t>CONTRATANTE</w:t>
            </w:r>
            <w:r w:rsidRPr="00ED60DD">
              <w:rPr>
                <w:color w:val="111111"/>
                <w:lang w:val="es-AR"/>
              </w:rPr>
              <w:t xml:space="preserve"> em transferir à </w:t>
            </w:r>
            <w:r w:rsidRPr="00ED60DD">
              <w:rPr>
                <w:b/>
                <w:bCs/>
                <w:color w:val="111111"/>
                <w:lang w:val="es-AR"/>
              </w:rPr>
              <w:t>CONTRATADA</w:t>
            </w:r>
            <w:r w:rsidRPr="00ED60DD">
              <w:rPr>
                <w:color w:val="111111"/>
                <w:lang w:val="es-AR"/>
              </w:rPr>
              <w:t xml:space="preserve"> os recursos necessários ao pagamento do Veículo e/ou do terceiro de produção no vencimento da fatura, a </w:t>
            </w:r>
            <w:r w:rsidRPr="00ED60DD">
              <w:rPr>
                <w:b/>
                <w:bCs/>
                <w:color w:val="111111"/>
                <w:lang w:val="es-AR"/>
              </w:rPr>
              <w:t>CONTRATADA</w:t>
            </w:r>
            <w:r w:rsidRPr="00ED60DD">
              <w:rPr>
                <w:color w:val="111111"/>
                <w:lang w:val="es-AR"/>
              </w:rPr>
              <w:t xml:space="preserve"> poderá, por liberalidade e a seu exclusivo critério, efetivar o pagamento pontual, cobrando da </w:t>
            </w:r>
            <w:r w:rsidRPr="00ED60DD">
              <w:rPr>
                <w:b/>
                <w:bCs/>
                <w:color w:val="111111"/>
                <w:lang w:val="es-AR"/>
              </w:rPr>
              <w:t>CONTRATANTE</w:t>
            </w:r>
            <w:r w:rsidRPr="00ED60DD">
              <w:rPr>
                <w:color w:val="111111"/>
                <w:lang w:val="es-AR"/>
              </w:rPr>
              <w:t xml:space="preserve"> o valor principal acrescido de multa de 5% (cinco por cento) e juros de 1% (um por cento) ao mês.</w:t>
            </w:r>
          </w:p>
        </w:tc>
        <w:tc>
          <w:tcPr>
            <w:tcW w:w="236" w:type="dxa"/>
            <w:tcBorders>
              <w:left w:val="single" w:sz="4" w:space="0" w:color="B8C8E0"/>
              <w:right w:val="single" w:sz="4" w:space="0" w:color="B8C8E0"/>
            </w:tcBorders>
            <w:shd w:val="clear" w:color="auto" w:fill="FFFFFF"/>
          </w:tcPr>
          <w:p w14:paraId="56106623"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4E2B40DA" w14:textId="77777777" w:rsidR="008D4F2E" w:rsidRDefault="00000000">
            <w:pPr>
              <w:pBdr>
                <w:top w:val="nil"/>
                <w:left w:val="nil"/>
                <w:bottom w:val="nil"/>
                <w:right w:val="nil"/>
                <w:between w:val="nil"/>
              </w:pBdr>
              <w:spacing w:after="80"/>
              <w:jc w:val="both"/>
              <w:rPr>
                <w:color w:val="000000"/>
              </w:rPr>
            </w:pPr>
            <w:r>
              <w:rPr>
                <w:b/>
                <w:bCs/>
                <w:i/>
                <w:iCs/>
                <w:color w:val="111111"/>
              </w:rPr>
              <w:t>9.5.1.</w:t>
            </w:r>
            <w:r>
              <w:rPr>
                <w:b/>
                <w:bCs/>
                <w:i/>
                <w:iCs/>
                <w:color w:val="111111"/>
              </w:rPr>
              <w:tab/>
            </w:r>
            <w:r>
              <w:rPr>
                <w:i/>
                <w:iCs/>
                <w:color w:val="111111"/>
              </w:rPr>
              <w:t xml:space="preserve">However, should the </w:t>
            </w:r>
            <w:r>
              <w:rPr>
                <w:b/>
                <w:bCs/>
                <w:i/>
                <w:iCs/>
                <w:color w:val="111111"/>
              </w:rPr>
              <w:t>CLIENT</w:t>
            </w:r>
            <w:r>
              <w:rPr>
                <w:i/>
                <w:iCs/>
                <w:color w:val="111111"/>
              </w:rPr>
              <w:t xml:space="preserve"> delay the transfer of funds required for payment to the Media Outlet and/or production third party by the invoice due date, the </w:t>
            </w:r>
            <w:r>
              <w:rPr>
                <w:b/>
                <w:bCs/>
                <w:i/>
                <w:iCs/>
                <w:color w:val="111111"/>
              </w:rPr>
              <w:t>SERVICE PROVIDER</w:t>
            </w:r>
            <w:r>
              <w:rPr>
                <w:i/>
                <w:iCs/>
                <w:color w:val="111111"/>
              </w:rPr>
              <w:t xml:space="preserve"> may, at its sole discretion, make timely payment and charge the </w:t>
            </w:r>
            <w:r>
              <w:rPr>
                <w:b/>
                <w:bCs/>
                <w:i/>
                <w:iCs/>
                <w:color w:val="111111"/>
              </w:rPr>
              <w:t>CLIENT</w:t>
            </w:r>
            <w:r>
              <w:rPr>
                <w:i/>
                <w:iCs/>
                <w:color w:val="111111"/>
              </w:rPr>
              <w:t xml:space="preserve"> the principal amount plus a penalty of 5% (five percent) and interest of 1% (one percent) per month.</w:t>
            </w:r>
          </w:p>
        </w:tc>
      </w:tr>
      <w:tr w:rsidR="008D4F2E" w14:paraId="7258AAA0" w14:textId="77777777">
        <w:tc>
          <w:tcPr>
            <w:tcW w:w="5035" w:type="dxa"/>
            <w:shd w:val="clear" w:color="auto" w:fill="FFFFFF"/>
          </w:tcPr>
          <w:p w14:paraId="4DA9D7FD"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07CFE38C"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4D593525" w14:textId="77777777" w:rsidR="008D4F2E" w:rsidRDefault="008D4F2E">
            <w:pPr>
              <w:pBdr>
                <w:top w:val="nil"/>
                <w:left w:val="nil"/>
                <w:bottom w:val="nil"/>
                <w:right w:val="nil"/>
                <w:between w:val="nil"/>
              </w:pBdr>
              <w:spacing w:after="40"/>
              <w:jc w:val="both"/>
              <w:rPr>
                <w:color w:val="000000"/>
              </w:rPr>
            </w:pPr>
          </w:p>
        </w:tc>
      </w:tr>
      <w:tr w:rsidR="008D4F2E" w14:paraId="530BD2E1" w14:textId="77777777">
        <w:tc>
          <w:tcPr>
            <w:tcW w:w="5035" w:type="dxa"/>
            <w:shd w:val="clear" w:color="auto" w:fill="E8EEF8"/>
          </w:tcPr>
          <w:p w14:paraId="4E96A254"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9.5.2.</w:t>
            </w:r>
            <w:r w:rsidRPr="00ED60DD">
              <w:rPr>
                <w:b/>
                <w:bCs/>
                <w:color w:val="111111"/>
                <w:lang w:val="es-AR"/>
              </w:rPr>
              <w:tab/>
            </w:r>
            <w:r w:rsidRPr="00ED60DD">
              <w:rPr>
                <w:color w:val="111111"/>
                <w:lang w:val="es-AR"/>
              </w:rPr>
              <w:t xml:space="preserve">A </w:t>
            </w:r>
            <w:r w:rsidRPr="00ED60DD">
              <w:rPr>
                <w:b/>
                <w:bCs/>
                <w:color w:val="111111"/>
                <w:lang w:val="es-AR"/>
              </w:rPr>
              <w:t>CONTRATADA</w:t>
            </w:r>
            <w:r w:rsidRPr="00ED60DD">
              <w:rPr>
                <w:color w:val="111111"/>
                <w:lang w:val="es-AR"/>
              </w:rPr>
              <w:t xml:space="preserve"> não assume, sob qualquer hipótese ou fundamento, responsabilidade pelo pagamento das obrigações pecuniárias devidas aos Veículos, Fornecedores ou demais terceiros contratados por conta e ordem da </w:t>
            </w:r>
            <w:r w:rsidRPr="00ED60DD">
              <w:rPr>
                <w:b/>
                <w:bCs/>
                <w:color w:val="111111"/>
                <w:lang w:val="es-AR"/>
              </w:rPr>
              <w:t>CONTRATANTE</w:t>
            </w:r>
            <w:r w:rsidRPr="00ED60DD">
              <w:rPr>
                <w:color w:val="111111"/>
                <w:lang w:val="es-AR"/>
              </w:rPr>
              <w:t xml:space="preserve">, sendo tais obrigações de responsabilidade exclusiva e direta da </w:t>
            </w:r>
            <w:r w:rsidRPr="00ED60DD">
              <w:rPr>
                <w:b/>
                <w:bCs/>
                <w:color w:val="111111"/>
                <w:lang w:val="es-AR"/>
              </w:rPr>
              <w:t>CONTRATANTE</w:t>
            </w:r>
            <w:r w:rsidRPr="00ED60DD">
              <w:rPr>
                <w:color w:val="111111"/>
                <w:lang w:val="es-AR"/>
              </w:rPr>
              <w:t xml:space="preserve">. Em caso de atraso ou inadimplemento no repasse dos recursos pela </w:t>
            </w:r>
            <w:r w:rsidRPr="00ED60DD">
              <w:rPr>
                <w:b/>
                <w:bCs/>
                <w:color w:val="111111"/>
                <w:lang w:val="es-AR"/>
              </w:rPr>
              <w:t>CONTRATANTE</w:t>
            </w:r>
            <w:r w:rsidRPr="00ED60DD">
              <w:rPr>
                <w:color w:val="111111"/>
                <w:lang w:val="es-AR"/>
              </w:rPr>
              <w:t xml:space="preserve">, a </w:t>
            </w:r>
            <w:r w:rsidRPr="00ED60DD">
              <w:rPr>
                <w:b/>
                <w:bCs/>
                <w:color w:val="111111"/>
                <w:lang w:val="es-AR"/>
              </w:rPr>
              <w:t>CONTRATADA</w:t>
            </w:r>
            <w:r w:rsidRPr="00ED60DD">
              <w:rPr>
                <w:color w:val="111111"/>
                <w:lang w:val="es-AR"/>
              </w:rPr>
              <w:t xml:space="preserve">: (i) não terá qualquer obrigação de antecipar ou suportar com recursos próprios o pagamento ao Veículo, Fornecedor ou terceiro; (ii) não incorrerá em descumprimento contratual de qualquer espécie em face dos Veículos, Fornecedores ou da </w:t>
            </w:r>
            <w:r w:rsidRPr="00ED60DD">
              <w:rPr>
                <w:b/>
                <w:bCs/>
                <w:color w:val="111111"/>
                <w:lang w:val="es-AR"/>
              </w:rPr>
              <w:t>CONTRATANTE</w:t>
            </w:r>
            <w:r w:rsidRPr="00ED60DD">
              <w:rPr>
                <w:color w:val="111111"/>
                <w:lang w:val="es-AR"/>
              </w:rPr>
              <w:t xml:space="preserve">; (iii) poderá suspender, automática e imediatamente, a prestação dos SERVIÇOS e a contratação ou pagamento de novas despesas vinculadas à Verba de Produção e Ativação, independentemente de qualquer notificação prévia, sem que tal suspensão configure inadimplemento da </w:t>
            </w:r>
            <w:r w:rsidRPr="00ED60DD">
              <w:rPr>
                <w:b/>
                <w:bCs/>
                <w:color w:val="111111"/>
                <w:lang w:val="es-AR"/>
              </w:rPr>
              <w:t>CONTRATADA</w:t>
            </w:r>
            <w:r w:rsidRPr="00ED60DD">
              <w:rPr>
                <w:color w:val="111111"/>
                <w:lang w:val="es-AR"/>
              </w:rPr>
              <w:t xml:space="preserve">; e (iv) ficará isenta de qualquer responsabilidade por danos, multas, juros, perdas de veiculação, cancelamento de mídia, indisponibilidade de Fornecedores ou qualquer outro prejuízo decorrente direta ou indiretamente da ausência ou atraso do repasse. A </w:t>
            </w:r>
            <w:r w:rsidRPr="00ED60DD">
              <w:rPr>
                <w:b/>
                <w:bCs/>
                <w:color w:val="111111"/>
                <w:lang w:val="es-AR"/>
              </w:rPr>
              <w:t>CONTRATANTE</w:t>
            </w:r>
            <w:r w:rsidRPr="00ED60DD">
              <w:rPr>
                <w:color w:val="111111"/>
                <w:lang w:val="es-AR"/>
              </w:rPr>
              <w:t xml:space="preserve"> compromete-se a manter a </w:t>
            </w:r>
            <w:r w:rsidRPr="00ED60DD">
              <w:rPr>
                <w:b/>
                <w:bCs/>
                <w:color w:val="111111"/>
                <w:lang w:val="es-AR"/>
              </w:rPr>
              <w:t>CONTRATADA</w:t>
            </w:r>
            <w:r w:rsidRPr="00ED60DD">
              <w:rPr>
                <w:color w:val="111111"/>
                <w:lang w:val="es-AR"/>
              </w:rPr>
              <w:t xml:space="preserve"> integralmente indene de quaisquer reclamações, demandas, ações judiciais ou administrativas formuladas por Veículos, Fornecedores ou terceiros em razão do não repasse de recursos.</w:t>
            </w:r>
          </w:p>
        </w:tc>
        <w:tc>
          <w:tcPr>
            <w:tcW w:w="236" w:type="dxa"/>
            <w:tcBorders>
              <w:left w:val="single" w:sz="4" w:space="0" w:color="B8C8E0"/>
              <w:right w:val="single" w:sz="4" w:space="0" w:color="B8C8E0"/>
            </w:tcBorders>
            <w:shd w:val="clear" w:color="auto" w:fill="FFFFFF"/>
          </w:tcPr>
          <w:p w14:paraId="03DE4111"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0072E6C5" w14:textId="77777777" w:rsidR="008D4F2E" w:rsidRDefault="00000000">
            <w:pPr>
              <w:pBdr>
                <w:top w:val="nil"/>
                <w:left w:val="nil"/>
                <w:bottom w:val="nil"/>
                <w:right w:val="nil"/>
                <w:between w:val="nil"/>
              </w:pBdr>
              <w:spacing w:after="80"/>
              <w:jc w:val="both"/>
              <w:rPr>
                <w:color w:val="000000"/>
              </w:rPr>
            </w:pPr>
            <w:r>
              <w:rPr>
                <w:b/>
                <w:bCs/>
                <w:i/>
                <w:iCs/>
                <w:color w:val="111111"/>
              </w:rPr>
              <w:t>9.5.2.</w:t>
            </w:r>
            <w:r>
              <w:rPr>
                <w:b/>
                <w:bCs/>
                <w:i/>
                <w:iCs/>
                <w:color w:val="111111"/>
              </w:rPr>
              <w:tab/>
            </w:r>
            <w:r>
              <w:rPr>
                <w:i/>
                <w:iCs/>
                <w:color w:val="111111"/>
              </w:rPr>
              <w:t xml:space="preserve">The </w:t>
            </w:r>
            <w:r>
              <w:rPr>
                <w:b/>
                <w:bCs/>
                <w:i/>
                <w:iCs/>
                <w:color w:val="111111"/>
              </w:rPr>
              <w:t>SERVICE PROVIDER</w:t>
            </w:r>
            <w:r>
              <w:rPr>
                <w:i/>
                <w:iCs/>
                <w:color w:val="111111"/>
              </w:rPr>
              <w:t xml:space="preserve"> assumes no responsibility whatsoever for the payment of monetary obligations owed to Media Outlets, Suppliers or other third parties contracted on behalf of and for the account of the </w:t>
            </w:r>
            <w:r>
              <w:rPr>
                <w:b/>
                <w:bCs/>
                <w:i/>
                <w:iCs/>
                <w:color w:val="111111"/>
              </w:rPr>
              <w:t>CLIENT</w:t>
            </w:r>
            <w:r>
              <w:rPr>
                <w:i/>
                <w:iCs/>
                <w:color w:val="111111"/>
              </w:rPr>
              <w:t xml:space="preserve">, such obligations being the exclusive and direct responsibility of the </w:t>
            </w:r>
            <w:r>
              <w:rPr>
                <w:b/>
                <w:bCs/>
                <w:i/>
                <w:iCs/>
                <w:color w:val="111111"/>
              </w:rPr>
              <w:t>CLIENT</w:t>
            </w:r>
            <w:r>
              <w:rPr>
                <w:i/>
                <w:iCs/>
                <w:color w:val="111111"/>
              </w:rPr>
              <w:t xml:space="preserve">. In the event of delay or default in the transfer of funds by the </w:t>
            </w:r>
            <w:r>
              <w:rPr>
                <w:b/>
                <w:bCs/>
                <w:i/>
                <w:iCs/>
                <w:color w:val="111111"/>
              </w:rPr>
              <w:t>CLIENT</w:t>
            </w:r>
            <w:r>
              <w:rPr>
                <w:i/>
                <w:iCs/>
                <w:color w:val="111111"/>
              </w:rPr>
              <w:t xml:space="preserve">, the </w:t>
            </w:r>
            <w:r>
              <w:rPr>
                <w:b/>
                <w:bCs/>
                <w:i/>
                <w:iCs/>
                <w:color w:val="111111"/>
              </w:rPr>
              <w:t>SERVICE PROVIDER</w:t>
            </w:r>
            <w:r>
              <w:rPr>
                <w:i/>
                <w:iCs/>
                <w:color w:val="111111"/>
              </w:rPr>
              <w:t xml:space="preserve">: (i) shall have no obligation to advance or bear with its own funds the payment to any Media Outlet, Supplier or third party; (ii) shall not incur any contractual breach of any kind towards Media Outlets, Suppliers or the </w:t>
            </w:r>
            <w:r>
              <w:rPr>
                <w:b/>
                <w:bCs/>
                <w:i/>
                <w:iCs/>
                <w:color w:val="111111"/>
              </w:rPr>
              <w:t>CLIENT</w:t>
            </w:r>
            <w:r>
              <w:rPr>
                <w:i/>
                <w:iCs/>
                <w:color w:val="111111"/>
              </w:rPr>
              <w:t xml:space="preserve">; (iii) may suspend, automatically and immediately, the provision of SERVICES and the engagement or payment of new expenses under the Production &amp; Activation Budget, without prior notice, such suspension not constituting a breach by the </w:t>
            </w:r>
            <w:r>
              <w:rPr>
                <w:b/>
                <w:bCs/>
                <w:i/>
                <w:iCs/>
                <w:color w:val="111111"/>
              </w:rPr>
              <w:t>SERVICE PROVIDER</w:t>
            </w:r>
            <w:r>
              <w:rPr>
                <w:i/>
                <w:iCs/>
                <w:color w:val="111111"/>
              </w:rPr>
              <w:t xml:space="preserve">; and (iv) shall be exempt from any liability for damages, fines, interest, loss of media placement, media cancellation, Supplier unavailability or any other loss arising directly or indirectly from the absence or delay of the transfer. The </w:t>
            </w:r>
            <w:r>
              <w:rPr>
                <w:b/>
                <w:bCs/>
                <w:i/>
                <w:iCs/>
                <w:color w:val="111111"/>
              </w:rPr>
              <w:t>CLIENT</w:t>
            </w:r>
            <w:r>
              <w:rPr>
                <w:i/>
                <w:iCs/>
                <w:color w:val="111111"/>
              </w:rPr>
              <w:t xml:space="preserve"> undertakes to hold the </w:t>
            </w:r>
            <w:r>
              <w:rPr>
                <w:b/>
                <w:bCs/>
                <w:i/>
                <w:iCs/>
                <w:color w:val="111111"/>
              </w:rPr>
              <w:t>SERVICE PROVIDER</w:t>
            </w:r>
            <w:r>
              <w:rPr>
                <w:i/>
                <w:iCs/>
                <w:color w:val="111111"/>
              </w:rPr>
              <w:t xml:space="preserve"> fully harmless from any claims, demands, judicial or administrative proceedings brought by Media Outlets, Suppliers or third parties due to the failure to transfer funds.</w:t>
            </w:r>
          </w:p>
        </w:tc>
      </w:tr>
      <w:tr w:rsidR="008D4F2E" w14:paraId="18417141" w14:textId="77777777">
        <w:tc>
          <w:tcPr>
            <w:tcW w:w="5035" w:type="dxa"/>
            <w:shd w:val="clear" w:color="auto" w:fill="FFFFFF"/>
          </w:tcPr>
          <w:p w14:paraId="07A5EE3D"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03B159B4"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45CB0311" w14:textId="77777777" w:rsidR="008D4F2E" w:rsidRDefault="008D4F2E">
            <w:pPr>
              <w:pBdr>
                <w:top w:val="nil"/>
                <w:left w:val="nil"/>
                <w:bottom w:val="nil"/>
                <w:right w:val="nil"/>
                <w:between w:val="nil"/>
              </w:pBdr>
              <w:spacing w:after="40"/>
              <w:jc w:val="both"/>
              <w:rPr>
                <w:color w:val="000000"/>
              </w:rPr>
            </w:pPr>
          </w:p>
        </w:tc>
      </w:tr>
      <w:tr w:rsidR="008D4F2E" w14:paraId="38F3E61B" w14:textId="77777777">
        <w:tc>
          <w:tcPr>
            <w:tcW w:w="5035" w:type="dxa"/>
            <w:shd w:val="clear" w:color="auto" w:fill="FFFFFF"/>
          </w:tcPr>
          <w:p w14:paraId="21A2886E"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9.6.2.</w:t>
            </w:r>
            <w:r w:rsidRPr="00ED60DD">
              <w:rPr>
                <w:b/>
                <w:bCs/>
                <w:color w:val="111111"/>
                <w:lang w:val="es-AR"/>
              </w:rPr>
              <w:tab/>
            </w:r>
            <w:r w:rsidRPr="00ED60DD">
              <w:rPr>
                <w:color w:val="111111"/>
                <w:lang w:val="es-AR"/>
              </w:rPr>
              <w:t xml:space="preserve">Para os fins deste Contrato, considerar-se-ão como terceiros contratados por conta e ordem da </w:t>
            </w:r>
            <w:r w:rsidRPr="00ED60DD">
              <w:rPr>
                <w:b/>
                <w:bCs/>
                <w:color w:val="111111"/>
                <w:lang w:val="es-AR"/>
              </w:rPr>
              <w:t>CONTRATANTE</w:t>
            </w:r>
            <w:r w:rsidRPr="00ED60DD">
              <w:rPr>
                <w:color w:val="111111"/>
                <w:lang w:val="es-AR"/>
              </w:rPr>
              <w:t xml:space="preserve">: </w:t>
            </w:r>
            <w:r w:rsidRPr="00ED60DD">
              <w:rPr>
                <w:b/>
                <w:bCs/>
                <w:color w:val="111111"/>
                <w:lang w:val="es-AR"/>
              </w:rPr>
              <w:t>Fornecedor(es)</w:t>
            </w:r>
            <w:r w:rsidRPr="00ED60DD">
              <w:rPr>
                <w:color w:val="111111"/>
                <w:lang w:val="es-AR"/>
              </w:rPr>
              <w:t xml:space="preserve">: entendido(s) como a(s) empresa(s) e/ou profissional(is) especializado(s) para execução dos serviços contratados; e </w:t>
            </w:r>
            <w:r w:rsidRPr="00ED60DD">
              <w:rPr>
                <w:b/>
                <w:bCs/>
                <w:color w:val="111111"/>
                <w:lang w:val="es-AR"/>
              </w:rPr>
              <w:t>Veículo(s)</w:t>
            </w:r>
            <w:r w:rsidRPr="00ED60DD">
              <w:rPr>
                <w:color w:val="111111"/>
                <w:lang w:val="es-AR"/>
              </w:rPr>
              <w:t>: entendido(s) como o(s) meio(s) de comunicação para a difusão da(s) mensagem(ns) de publicidade ou mídia.</w:t>
            </w:r>
          </w:p>
        </w:tc>
        <w:tc>
          <w:tcPr>
            <w:tcW w:w="236" w:type="dxa"/>
            <w:tcBorders>
              <w:left w:val="single" w:sz="4" w:space="0" w:color="B8C8E0"/>
              <w:right w:val="single" w:sz="4" w:space="0" w:color="B8C8E0"/>
            </w:tcBorders>
            <w:shd w:val="clear" w:color="auto" w:fill="FFFFFF"/>
          </w:tcPr>
          <w:p w14:paraId="7358B82D"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2D9E9CD8" w14:textId="77777777" w:rsidR="008D4F2E" w:rsidRDefault="00000000">
            <w:pPr>
              <w:pBdr>
                <w:top w:val="nil"/>
                <w:left w:val="nil"/>
                <w:bottom w:val="nil"/>
                <w:right w:val="nil"/>
                <w:between w:val="nil"/>
              </w:pBdr>
              <w:spacing w:after="80"/>
              <w:jc w:val="both"/>
              <w:rPr>
                <w:color w:val="000000"/>
              </w:rPr>
            </w:pPr>
            <w:r>
              <w:rPr>
                <w:b/>
                <w:bCs/>
                <w:i/>
                <w:iCs/>
                <w:color w:val="111111"/>
              </w:rPr>
              <w:t>9.6.2.</w:t>
            </w:r>
            <w:r>
              <w:rPr>
                <w:b/>
                <w:bCs/>
                <w:i/>
                <w:iCs/>
                <w:color w:val="111111"/>
              </w:rPr>
              <w:tab/>
            </w:r>
            <w:r>
              <w:rPr>
                <w:i/>
                <w:iCs/>
                <w:color w:val="111111"/>
              </w:rPr>
              <w:t xml:space="preserve">For the purposes of this Agreement, the following shall be considered third parties contracted on behalf of and for the account of the </w:t>
            </w:r>
            <w:r>
              <w:rPr>
                <w:b/>
                <w:bCs/>
                <w:i/>
                <w:iCs/>
                <w:color w:val="111111"/>
              </w:rPr>
              <w:t>CLIENT</w:t>
            </w:r>
            <w:r>
              <w:rPr>
                <w:i/>
                <w:iCs/>
                <w:color w:val="111111"/>
              </w:rPr>
              <w:t xml:space="preserve">: </w:t>
            </w:r>
            <w:r>
              <w:rPr>
                <w:b/>
                <w:bCs/>
                <w:i/>
                <w:iCs/>
                <w:color w:val="111111"/>
              </w:rPr>
              <w:t>Supplier(s)</w:t>
            </w:r>
            <w:r>
              <w:rPr>
                <w:i/>
                <w:iCs/>
                <w:color w:val="111111"/>
              </w:rPr>
              <w:t xml:space="preserve">: specialized companies and/or professionals for the execution of contracted services; and </w:t>
            </w:r>
            <w:r>
              <w:rPr>
                <w:b/>
                <w:bCs/>
                <w:i/>
                <w:iCs/>
                <w:color w:val="111111"/>
              </w:rPr>
              <w:t>Media Outlet(s)</w:t>
            </w:r>
            <w:r>
              <w:rPr>
                <w:i/>
                <w:iCs/>
                <w:color w:val="111111"/>
              </w:rPr>
              <w:t>: means of communication for the dissemination of advertising or media messages.</w:t>
            </w:r>
          </w:p>
        </w:tc>
      </w:tr>
      <w:tr w:rsidR="008D4F2E" w14:paraId="78C48CEB" w14:textId="77777777">
        <w:tc>
          <w:tcPr>
            <w:tcW w:w="5035" w:type="dxa"/>
            <w:shd w:val="clear" w:color="auto" w:fill="FFFFFF"/>
          </w:tcPr>
          <w:p w14:paraId="7FCF7943"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556C0F47"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2D92EE16" w14:textId="77777777" w:rsidR="008D4F2E" w:rsidRDefault="008D4F2E">
            <w:pPr>
              <w:pBdr>
                <w:top w:val="nil"/>
                <w:left w:val="nil"/>
                <w:bottom w:val="nil"/>
                <w:right w:val="nil"/>
                <w:between w:val="nil"/>
              </w:pBdr>
              <w:spacing w:after="40"/>
              <w:jc w:val="both"/>
              <w:rPr>
                <w:color w:val="000000"/>
              </w:rPr>
            </w:pPr>
          </w:p>
        </w:tc>
      </w:tr>
      <w:tr w:rsidR="008D4F2E" w14:paraId="77E93A0D" w14:textId="77777777">
        <w:tc>
          <w:tcPr>
            <w:tcW w:w="5035" w:type="dxa"/>
            <w:shd w:val="clear" w:color="auto" w:fill="003087"/>
          </w:tcPr>
          <w:p w14:paraId="275F05CA" w14:textId="77777777" w:rsidR="008D4F2E" w:rsidRDefault="00000000">
            <w:pPr>
              <w:pBdr>
                <w:top w:val="nil"/>
                <w:left w:val="nil"/>
                <w:bottom w:val="nil"/>
                <w:right w:val="nil"/>
                <w:between w:val="nil"/>
              </w:pBdr>
              <w:spacing w:before="60" w:after="60"/>
              <w:jc w:val="both"/>
              <w:rPr>
                <w:color w:val="000000"/>
              </w:rPr>
            </w:pPr>
            <w:r>
              <w:rPr>
                <w:b/>
                <w:bCs/>
                <w:color w:val="FFFFFF"/>
                <w:sz w:val="20"/>
                <w:szCs w:val="20"/>
              </w:rPr>
              <w:t>CLÁUSULA 10ª - CUSTOS</w:t>
            </w:r>
          </w:p>
        </w:tc>
        <w:tc>
          <w:tcPr>
            <w:tcW w:w="236" w:type="dxa"/>
            <w:tcBorders>
              <w:left w:val="single" w:sz="4" w:space="0" w:color="B8C8E0"/>
              <w:right w:val="single" w:sz="4" w:space="0" w:color="B8C8E0"/>
            </w:tcBorders>
            <w:shd w:val="clear" w:color="auto" w:fill="FFFFFF"/>
          </w:tcPr>
          <w:p w14:paraId="036DD7F3"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003087"/>
          </w:tcPr>
          <w:p w14:paraId="28023648" w14:textId="77777777" w:rsidR="008D4F2E" w:rsidRDefault="00000000">
            <w:pPr>
              <w:pBdr>
                <w:top w:val="nil"/>
                <w:left w:val="nil"/>
                <w:bottom w:val="nil"/>
                <w:right w:val="nil"/>
                <w:between w:val="nil"/>
              </w:pBdr>
              <w:spacing w:before="60" w:after="60"/>
              <w:jc w:val="both"/>
              <w:rPr>
                <w:color w:val="000000"/>
              </w:rPr>
            </w:pPr>
            <w:r>
              <w:rPr>
                <w:b/>
                <w:bCs/>
                <w:i/>
                <w:iCs/>
                <w:color w:val="FFFFFF"/>
                <w:sz w:val="20"/>
                <w:szCs w:val="20"/>
              </w:rPr>
              <w:t>CLAUSE 10 – COSTS</w:t>
            </w:r>
          </w:p>
        </w:tc>
      </w:tr>
      <w:tr w:rsidR="008D4F2E" w14:paraId="48179BC5" w14:textId="77777777">
        <w:tc>
          <w:tcPr>
            <w:tcW w:w="5035" w:type="dxa"/>
            <w:shd w:val="clear" w:color="auto" w:fill="FFFFFF"/>
          </w:tcPr>
          <w:p w14:paraId="4964F304"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40CBC8AE"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64DE8816" w14:textId="77777777" w:rsidR="008D4F2E" w:rsidRDefault="008D4F2E">
            <w:pPr>
              <w:pBdr>
                <w:top w:val="nil"/>
                <w:left w:val="nil"/>
                <w:bottom w:val="nil"/>
                <w:right w:val="nil"/>
                <w:between w:val="nil"/>
              </w:pBdr>
              <w:spacing w:after="40"/>
              <w:jc w:val="both"/>
              <w:rPr>
                <w:color w:val="000000"/>
              </w:rPr>
            </w:pPr>
          </w:p>
        </w:tc>
      </w:tr>
      <w:tr w:rsidR="008D4F2E" w14:paraId="639C4760" w14:textId="77777777">
        <w:tc>
          <w:tcPr>
            <w:tcW w:w="5035" w:type="dxa"/>
            <w:shd w:val="clear" w:color="auto" w:fill="FFFFFF"/>
          </w:tcPr>
          <w:p w14:paraId="4CBF9DFF"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10.1.</w:t>
            </w:r>
            <w:r w:rsidRPr="00ED60DD">
              <w:rPr>
                <w:b/>
                <w:bCs/>
                <w:color w:val="111111"/>
                <w:lang w:val="es-AR"/>
              </w:rPr>
              <w:tab/>
            </w:r>
            <w:r w:rsidRPr="00ED60DD">
              <w:rPr>
                <w:color w:val="111111"/>
                <w:lang w:val="es-AR"/>
              </w:rPr>
              <w:t xml:space="preserve">Na remuneração supra fixada estão inclusas as seguintes atividades: honorários de equipe alocada (conforme descrito no Plano de Projeto Anexo I), ferramentas de social listening, atendimento e gestão do projeto, gestão e supervisão por lideranças seniores da </w:t>
            </w:r>
            <w:r w:rsidRPr="00ED60DD">
              <w:rPr>
                <w:b/>
                <w:bCs/>
                <w:color w:val="111111"/>
                <w:lang w:val="es-AR"/>
              </w:rPr>
              <w:t>CONTRATADA</w:t>
            </w:r>
            <w:r w:rsidRPr="00ED60DD">
              <w:rPr>
                <w:color w:val="111111"/>
                <w:lang w:val="es-AR"/>
              </w:rPr>
              <w:t>.</w:t>
            </w:r>
          </w:p>
        </w:tc>
        <w:tc>
          <w:tcPr>
            <w:tcW w:w="236" w:type="dxa"/>
            <w:tcBorders>
              <w:left w:val="single" w:sz="4" w:space="0" w:color="B8C8E0"/>
              <w:right w:val="single" w:sz="4" w:space="0" w:color="B8C8E0"/>
            </w:tcBorders>
            <w:shd w:val="clear" w:color="auto" w:fill="FFFFFF"/>
          </w:tcPr>
          <w:p w14:paraId="6E1D19C6"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6D72AE79" w14:textId="77777777" w:rsidR="008D4F2E" w:rsidRDefault="00000000">
            <w:pPr>
              <w:pBdr>
                <w:top w:val="nil"/>
                <w:left w:val="nil"/>
                <w:bottom w:val="nil"/>
                <w:right w:val="nil"/>
                <w:between w:val="nil"/>
              </w:pBdr>
              <w:spacing w:after="80"/>
              <w:jc w:val="both"/>
              <w:rPr>
                <w:color w:val="000000"/>
              </w:rPr>
            </w:pPr>
            <w:r>
              <w:rPr>
                <w:b/>
                <w:bCs/>
                <w:i/>
                <w:iCs/>
                <w:color w:val="111111"/>
              </w:rPr>
              <w:t>8101.</w:t>
            </w:r>
            <w:r>
              <w:rPr>
                <w:b/>
                <w:bCs/>
                <w:i/>
                <w:iCs/>
                <w:color w:val="111111"/>
              </w:rPr>
              <w:tab/>
            </w:r>
            <w:r>
              <w:rPr>
                <w:i/>
                <w:iCs/>
                <w:color w:val="111111"/>
              </w:rPr>
              <w:t xml:space="preserve">The remuneration set forth above includes the following activities: fees of the allocated team (as described in the Project Plan in Exhibit I), social listening tools, account and project management, and management and supervision by senior leadership of the </w:t>
            </w:r>
            <w:r>
              <w:rPr>
                <w:b/>
                <w:bCs/>
                <w:i/>
                <w:iCs/>
                <w:color w:val="111111"/>
              </w:rPr>
              <w:t>SERVICE PROVIDER</w:t>
            </w:r>
            <w:r>
              <w:rPr>
                <w:i/>
                <w:iCs/>
                <w:color w:val="111111"/>
              </w:rPr>
              <w:t>.</w:t>
            </w:r>
          </w:p>
        </w:tc>
      </w:tr>
      <w:tr w:rsidR="008D4F2E" w14:paraId="02A66477" w14:textId="77777777">
        <w:tc>
          <w:tcPr>
            <w:tcW w:w="5035" w:type="dxa"/>
            <w:shd w:val="clear" w:color="auto" w:fill="FFFFFF"/>
          </w:tcPr>
          <w:p w14:paraId="7D6B0B9B"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0EA9426E"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0E663906" w14:textId="77777777" w:rsidR="008D4F2E" w:rsidRDefault="008D4F2E">
            <w:pPr>
              <w:pBdr>
                <w:top w:val="nil"/>
                <w:left w:val="nil"/>
                <w:bottom w:val="nil"/>
                <w:right w:val="nil"/>
                <w:between w:val="nil"/>
              </w:pBdr>
              <w:spacing w:after="40"/>
              <w:jc w:val="both"/>
              <w:rPr>
                <w:color w:val="000000"/>
              </w:rPr>
            </w:pPr>
          </w:p>
        </w:tc>
      </w:tr>
      <w:tr w:rsidR="008D4F2E" w14:paraId="29076688" w14:textId="77777777">
        <w:tc>
          <w:tcPr>
            <w:tcW w:w="5035" w:type="dxa"/>
            <w:shd w:val="clear" w:color="auto" w:fill="E8EEF8"/>
          </w:tcPr>
          <w:p w14:paraId="4468CF12"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10.2.</w:t>
            </w:r>
            <w:r w:rsidRPr="00ED60DD">
              <w:rPr>
                <w:b/>
                <w:bCs/>
                <w:color w:val="111111"/>
                <w:lang w:val="es-AR"/>
              </w:rPr>
              <w:tab/>
            </w:r>
            <w:r w:rsidRPr="00ED60DD">
              <w:rPr>
                <w:color w:val="111111"/>
                <w:lang w:val="es-AR"/>
              </w:rPr>
              <w:t xml:space="preserve">Na remuneração supra fixada </w:t>
            </w:r>
            <w:r w:rsidRPr="00ED60DD">
              <w:rPr>
                <w:b/>
                <w:bCs/>
                <w:color w:val="111111"/>
                <w:lang w:val="es-AR"/>
              </w:rPr>
              <w:t>NÃO</w:t>
            </w:r>
            <w:r w:rsidRPr="00ED60DD">
              <w:rPr>
                <w:color w:val="111111"/>
                <w:lang w:val="es-AR"/>
              </w:rPr>
              <w:t xml:space="preserve"> estão inclusas as seguintes atividades: cachês de influenciadores e/ou celebridades (sujeitos a aprovação prévia e orçamento </w:t>
            </w:r>
            <w:r w:rsidRPr="00ED60DD">
              <w:rPr>
                <w:color w:val="111111"/>
                <w:lang w:val="es-AR"/>
              </w:rPr>
              <w:lastRenderedPageBreak/>
              <w:t xml:space="preserve">específico); investimento de mídia e veiculação; custos de licenciamento de música ou conteúdo de terceiros não previstos no orçamento aprovado; viagens fora da cidade de São Paulo; impostos e encargos tributários de responsabilidade da </w:t>
            </w:r>
            <w:r w:rsidRPr="00ED60DD">
              <w:rPr>
                <w:b/>
                <w:bCs/>
                <w:color w:val="111111"/>
                <w:lang w:val="es-AR"/>
              </w:rPr>
              <w:t>CONTRATANTE</w:t>
            </w:r>
            <w:r w:rsidRPr="00ED60DD">
              <w:rPr>
                <w:color w:val="111111"/>
                <w:lang w:val="es-AR"/>
              </w:rPr>
              <w:t xml:space="preserve">; bem como todos os custos de produção audiovisual, ativação, contratação de Veículos, Fornecedores e demais terceiros realizados por conta e ordem da </w:t>
            </w:r>
            <w:r w:rsidRPr="00ED60DD">
              <w:rPr>
                <w:b/>
                <w:bCs/>
                <w:color w:val="111111"/>
                <w:lang w:val="es-AR"/>
              </w:rPr>
              <w:t>CONTRATANTE</w:t>
            </w:r>
            <w:r w:rsidRPr="00ED60DD">
              <w:rPr>
                <w:color w:val="111111"/>
                <w:lang w:val="es-AR"/>
              </w:rPr>
              <w:t xml:space="preserve"> no âmbito da Verba de Produção e Ativação prevista na Cláusula 9.1.2 acima, os quais são integralmente repassados aos respectivos terceiros, sem qualquer remuneração, comissão ou margem em favor da </w:t>
            </w:r>
            <w:r w:rsidRPr="00ED60DD">
              <w:rPr>
                <w:b/>
                <w:bCs/>
                <w:color w:val="111111"/>
                <w:lang w:val="es-AR"/>
              </w:rPr>
              <w:t>CONTRATADA</w:t>
            </w:r>
            <w:r w:rsidRPr="00ED60DD">
              <w:rPr>
                <w:color w:val="111111"/>
                <w:lang w:val="es-AR"/>
              </w:rPr>
              <w:t>.</w:t>
            </w:r>
          </w:p>
        </w:tc>
        <w:tc>
          <w:tcPr>
            <w:tcW w:w="236" w:type="dxa"/>
            <w:tcBorders>
              <w:left w:val="single" w:sz="4" w:space="0" w:color="B8C8E0"/>
              <w:right w:val="single" w:sz="4" w:space="0" w:color="B8C8E0"/>
            </w:tcBorders>
            <w:shd w:val="clear" w:color="auto" w:fill="FFFFFF"/>
          </w:tcPr>
          <w:p w14:paraId="03DCB4F8"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451746E4" w14:textId="77777777" w:rsidR="008D4F2E" w:rsidRDefault="00000000">
            <w:pPr>
              <w:pBdr>
                <w:top w:val="nil"/>
                <w:left w:val="nil"/>
                <w:bottom w:val="nil"/>
                <w:right w:val="nil"/>
                <w:between w:val="nil"/>
              </w:pBdr>
              <w:spacing w:after="80"/>
              <w:jc w:val="both"/>
              <w:rPr>
                <w:color w:val="000000"/>
              </w:rPr>
            </w:pPr>
            <w:r>
              <w:rPr>
                <w:b/>
                <w:bCs/>
                <w:i/>
                <w:iCs/>
                <w:color w:val="111111"/>
              </w:rPr>
              <w:t>10.2.</w:t>
            </w:r>
            <w:r>
              <w:rPr>
                <w:b/>
                <w:bCs/>
                <w:i/>
                <w:iCs/>
                <w:color w:val="111111"/>
              </w:rPr>
              <w:tab/>
            </w:r>
            <w:r>
              <w:rPr>
                <w:i/>
                <w:iCs/>
                <w:color w:val="111111"/>
              </w:rPr>
              <w:t xml:space="preserve">The remuneration set forth above does </w:t>
            </w:r>
            <w:r>
              <w:rPr>
                <w:b/>
                <w:bCs/>
                <w:i/>
                <w:iCs/>
                <w:color w:val="111111"/>
              </w:rPr>
              <w:t>NOT</w:t>
            </w:r>
            <w:r>
              <w:rPr>
                <w:i/>
                <w:iCs/>
                <w:color w:val="111111"/>
              </w:rPr>
              <w:t xml:space="preserve"> include the following: influencer and/or celebrity fees (subject to prior approval and specific budget); media </w:t>
            </w:r>
            <w:r>
              <w:rPr>
                <w:i/>
                <w:iCs/>
                <w:color w:val="111111"/>
              </w:rPr>
              <w:lastRenderedPageBreak/>
              <w:t xml:space="preserve">buying and placement investment; music or third-party content licensing costs not included in the approved budget; travel outside the city of São Paulo; taxes and levies that are the </w:t>
            </w:r>
            <w:r>
              <w:rPr>
                <w:b/>
                <w:bCs/>
                <w:i/>
                <w:iCs/>
                <w:color w:val="111111"/>
              </w:rPr>
              <w:t>CLIENT</w:t>
            </w:r>
            <w:r>
              <w:rPr>
                <w:i/>
                <w:iCs/>
                <w:color w:val="111111"/>
              </w:rPr>
              <w:t xml:space="preserve">'s responsibility; as well as all audiovisual production, activation, Media Outlet and Supplier engagement costs incurred on behalf of the </w:t>
            </w:r>
            <w:r>
              <w:rPr>
                <w:b/>
                <w:bCs/>
                <w:i/>
                <w:iCs/>
                <w:color w:val="111111"/>
              </w:rPr>
              <w:t>CLIENT</w:t>
            </w:r>
            <w:r>
              <w:rPr>
                <w:i/>
                <w:iCs/>
                <w:color w:val="111111"/>
              </w:rPr>
              <w:t xml:space="preserve"> under the Production &amp; Activation Budget set out in Clause 9.1.2, which are fully passed through to the respective third parties with no remuneration, commission or margin in favor of the </w:t>
            </w:r>
            <w:r>
              <w:rPr>
                <w:b/>
                <w:bCs/>
                <w:i/>
                <w:iCs/>
                <w:color w:val="111111"/>
              </w:rPr>
              <w:t>SERVICE PROVIDER</w:t>
            </w:r>
            <w:r>
              <w:rPr>
                <w:i/>
                <w:iCs/>
                <w:color w:val="111111"/>
              </w:rPr>
              <w:t>.</w:t>
            </w:r>
          </w:p>
        </w:tc>
      </w:tr>
      <w:tr w:rsidR="008D4F2E" w14:paraId="1FA36F87" w14:textId="77777777">
        <w:tc>
          <w:tcPr>
            <w:tcW w:w="5035" w:type="dxa"/>
            <w:shd w:val="clear" w:color="auto" w:fill="FFFFFF"/>
          </w:tcPr>
          <w:p w14:paraId="1BF530BF"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285BD1DA"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658E5017" w14:textId="77777777" w:rsidR="008D4F2E" w:rsidRDefault="008D4F2E">
            <w:pPr>
              <w:pBdr>
                <w:top w:val="nil"/>
                <w:left w:val="nil"/>
                <w:bottom w:val="nil"/>
                <w:right w:val="nil"/>
                <w:between w:val="nil"/>
              </w:pBdr>
              <w:spacing w:after="40"/>
              <w:jc w:val="both"/>
              <w:rPr>
                <w:color w:val="000000"/>
              </w:rPr>
            </w:pPr>
          </w:p>
        </w:tc>
      </w:tr>
      <w:tr w:rsidR="008D4F2E" w14:paraId="2C23BEB8" w14:textId="77777777">
        <w:tc>
          <w:tcPr>
            <w:tcW w:w="5035" w:type="dxa"/>
            <w:shd w:val="clear" w:color="auto" w:fill="FFFFFF"/>
          </w:tcPr>
          <w:p w14:paraId="5BFA5A78"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10.3.</w:t>
            </w:r>
            <w:r w:rsidRPr="00ED60DD">
              <w:rPr>
                <w:b/>
                <w:bCs/>
                <w:color w:val="111111"/>
                <w:lang w:val="es-AR"/>
              </w:rPr>
              <w:tab/>
            </w:r>
            <w:r w:rsidRPr="00ED60DD">
              <w:rPr>
                <w:color w:val="111111"/>
                <w:lang w:val="es-AR"/>
              </w:rPr>
              <w:t xml:space="preserve">Na eventualidade dos SERVIÇOS a serem prestados pela </w:t>
            </w:r>
            <w:r w:rsidRPr="00ED60DD">
              <w:rPr>
                <w:b/>
                <w:bCs/>
                <w:color w:val="111111"/>
                <w:lang w:val="es-AR"/>
              </w:rPr>
              <w:t>CONTRATADA</w:t>
            </w:r>
            <w:r w:rsidRPr="00ED60DD">
              <w:rPr>
                <w:color w:val="111111"/>
                <w:lang w:val="es-AR"/>
              </w:rPr>
              <w:t xml:space="preserve"> serem realizados fora da Capital de São Paulo, a </w:t>
            </w:r>
            <w:r w:rsidRPr="00ED60DD">
              <w:rPr>
                <w:b/>
                <w:bCs/>
                <w:color w:val="111111"/>
                <w:lang w:val="es-AR"/>
              </w:rPr>
              <w:t>CONTRATANTE</w:t>
            </w:r>
            <w:r w:rsidRPr="00ED60DD">
              <w:rPr>
                <w:color w:val="111111"/>
                <w:lang w:val="es-AR"/>
              </w:rPr>
              <w:t xml:space="preserve"> arcará ainda, às suas exclusivas expensas, com os custos incorridos com as despesas de viagens da equipe, incluindo passagens aéreas, hospedagem, alimentação e transporte.</w:t>
            </w:r>
          </w:p>
        </w:tc>
        <w:tc>
          <w:tcPr>
            <w:tcW w:w="236" w:type="dxa"/>
            <w:tcBorders>
              <w:left w:val="single" w:sz="4" w:space="0" w:color="B8C8E0"/>
              <w:right w:val="single" w:sz="4" w:space="0" w:color="B8C8E0"/>
            </w:tcBorders>
            <w:shd w:val="clear" w:color="auto" w:fill="FFFFFF"/>
          </w:tcPr>
          <w:p w14:paraId="2E6D91ED"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3C83ECE4" w14:textId="77777777" w:rsidR="008D4F2E" w:rsidRDefault="00000000">
            <w:pPr>
              <w:pBdr>
                <w:top w:val="nil"/>
                <w:left w:val="nil"/>
                <w:bottom w:val="nil"/>
                <w:right w:val="nil"/>
                <w:between w:val="nil"/>
              </w:pBdr>
              <w:spacing w:after="80"/>
              <w:jc w:val="both"/>
              <w:rPr>
                <w:color w:val="000000"/>
              </w:rPr>
            </w:pPr>
            <w:r>
              <w:rPr>
                <w:b/>
                <w:bCs/>
                <w:i/>
                <w:iCs/>
                <w:color w:val="111111"/>
              </w:rPr>
              <w:t>10.3.</w:t>
            </w:r>
            <w:r>
              <w:rPr>
                <w:b/>
                <w:bCs/>
                <w:i/>
                <w:iCs/>
                <w:color w:val="111111"/>
              </w:rPr>
              <w:tab/>
            </w:r>
            <w:r>
              <w:rPr>
                <w:i/>
                <w:iCs/>
                <w:color w:val="111111"/>
              </w:rPr>
              <w:t xml:space="preserve">Should the SERVICES be performed outside the city of São Paulo, the </w:t>
            </w:r>
            <w:r>
              <w:rPr>
                <w:b/>
                <w:bCs/>
                <w:i/>
                <w:iCs/>
                <w:color w:val="111111"/>
              </w:rPr>
              <w:t>CLIENT</w:t>
            </w:r>
            <w:r>
              <w:rPr>
                <w:i/>
                <w:iCs/>
                <w:color w:val="111111"/>
              </w:rPr>
              <w:t xml:space="preserve"> shall bear, at its own expense, the team's travel costs, including airfare, accommodation, meals and transportation.</w:t>
            </w:r>
          </w:p>
        </w:tc>
      </w:tr>
      <w:tr w:rsidR="008D4F2E" w14:paraId="52966794" w14:textId="77777777">
        <w:tc>
          <w:tcPr>
            <w:tcW w:w="5035" w:type="dxa"/>
            <w:shd w:val="clear" w:color="auto" w:fill="FFFFFF"/>
          </w:tcPr>
          <w:p w14:paraId="72587527"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469350FA"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1C9671BF" w14:textId="77777777" w:rsidR="008D4F2E" w:rsidRDefault="008D4F2E">
            <w:pPr>
              <w:pBdr>
                <w:top w:val="nil"/>
                <w:left w:val="nil"/>
                <w:bottom w:val="nil"/>
                <w:right w:val="nil"/>
                <w:between w:val="nil"/>
              </w:pBdr>
              <w:spacing w:after="40"/>
              <w:jc w:val="both"/>
              <w:rPr>
                <w:color w:val="000000"/>
              </w:rPr>
            </w:pPr>
          </w:p>
        </w:tc>
      </w:tr>
      <w:tr w:rsidR="008D4F2E" w14:paraId="5A812421" w14:textId="77777777">
        <w:tc>
          <w:tcPr>
            <w:tcW w:w="5035" w:type="dxa"/>
            <w:shd w:val="clear" w:color="auto" w:fill="E8EEF8"/>
          </w:tcPr>
          <w:p w14:paraId="6F1085A2"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10.4.</w:t>
            </w:r>
            <w:r w:rsidRPr="00ED60DD">
              <w:rPr>
                <w:b/>
                <w:bCs/>
                <w:color w:val="111111"/>
                <w:lang w:val="es-AR"/>
              </w:rPr>
              <w:tab/>
            </w:r>
            <w:r w:rsidRPr="00ED60DD">
              <w:rPr>
                <w:color w:val="111111"/>
                <w:lang w:val="es-AR"/>
              </w:rPr>
              <w:t xml:space="preserve">Os valores dos custos incorridos na realização das atividades indicadas nos itens 10.1, 10.2 e 10.3 acima serão apresentados à </w:t>
            </w:r>
            <w:r w:rsidRPr="00ED60DD">
              <w:rPr>
                <w:b/>
                <w:bCs/>
                <w:color w:val="111111"/>
                <w:lang w:val="es-AR"/>
              </w:rPr>
              <w:t>CONTRATANTE</w:t>
            </w:r>
            <w:r w:rsidRPr="00ED60DD">
              <w:rPr>
                <w:color w:val="111111"/>
                <w:lang w:val="es-AR"/>
              </w:rPr>
              <w:t xml:space="preserve"> para prévia aprovação, devendo as mesmas serem autorizadas no prazo de 5 (cinco) dias contados de sua apresentação pela </w:t>
            </w:r>
            <w:r w:rsidRPr="00ED60DD">
              <w:rPr>
                <w:b/>
                <w:bCs/>
                <w:color w:val="111111"/>
                <w:lang w:val="es-AR"/>
              </w:rPr>
              <w:t>CONTRATADA</w:t>
            </w:r>
            <w:r w:rsidRPr="00ED60DD">
              <w:rPr>
                <w:color w:val="111111"/>
                <w:lang w:val="es-AR"/>
              </w:rPr>
              <w:t>.</w:t>
            </w:r>
          </w:p>
        </w:tc>
        <w:tc>
          <w:tcPr>
            <w:tcW w:w="236" w:type="dxa"/>
            <w:tcBorders>
              <w:left w:val="single" w:sz="4" w:space="0" w:color="B8C8E0"/>
              <w:right w:val="single" w:sz="4" w:space="0" w:color="B8C8E0"/>
            </w:tcBorders>
            <w:shd w:val="clear" w:color="auto" w:fill="FFFFFF"/>
          </w:tcPr>
          <w:p w14:paraId="67E39521"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20DD07CE" w14:textId="77777777" w:rsidR="008D4F2E" w:rsidRDefault="00000000">
            <w:pPr>
              <w:pBdr>
                <w:top w:val="nil"/>
                <w:left w:val="nil"/>
                <w:bottom w:val="nil"/>
                <w:right w:val="nil"/>
                <w:between w:val="nil"/>
              </w:pBdr>
              <w:spacing w:after="80"/>
              <w:jc w:val="both"/>
              <w:rPr>
                <w:color w:val="000000"/>
              </w:rPr>
            </w:pPr>
            <w:r>
              <w:rPr>
                <w:b/>
                <w:bCs/>
                <w:i/>
                <w:iCs/>
                <w:color w:val="111111"/>
              </w:rPr>
              <w:t>10.4.</w:t>
            </w:r>
            <w:r>
              <w:rPr>
                <w:b/>
                <w:bCs/>
                <w:i/>
                <w:iCs/>
                <w:color w:val="111111"/>
              </w:rPr>
              <w:tab/>
            </w:r>
            <w:r>
              <w:rPr>
                <w:i/>
                <w:iCs/>
                <w:color w:val="111111"/>
              </w:rPr>
              <w:t xml:space="preserve">The amounts of costs incurred in the activities referred to in items 10.1, 10.2 and 10.3 above shall be submitted to the </w:t>
            </w:r>
            <w:r>
              <w:rPr>
                <w:b/>
                <w:bCs/>
                <w:i/>
                <w:iCs/>
                <w:color w:val="111111"/>
              </w:rPr>
              <w:t>CLIENT</w:t>
            </w:r>
            <w:r>
              <w:rPr>
                <w:i/>
                <w:iCs/>
                <w:color w:val="111111"/>
              </w:rPr>
              <w:t xml:space="preserve"> for prior approval and must be authorized within 5 (five) days from the date of submission by the </w:t>
            </w:r>
            <w:r>
              <w:rPr>
                <w:b/>
                <w:bCs/>
                <w:i/>
                <w:iCs/>
                <w:color w:val="111111"/>
              </w:rPr>
              <w:t>SERVICE PROVIDER</w:t>
            </w:r>
            <w:r>
              <w:rPr>
                <w:i/>
                <w:iCs/>
                <w:color w:val="111111"/>
              </w:rPr>
              <w:t>.</w:t>
            </w:r>
          </w:p>
        </w:tc>
      </w:tr>
      <w:tr w:rsidR="008D4F2E" w14:paraId="23B4FB97" w14:textId="77777777">
        <w:tc>
          <w:tcPr>
            <w:tcW w:w="5035" w:type="dxa"/>
            <w:shd w:val="clear" w:color="auto" w:fill="FFFFFF"/>
          </w:tcPr>
          <w:p w14:paraId="2753EBF8"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599044BC"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0EA9D09E" w14:textId="77777777" w:rsidR="008D4F2E" w:rsidRDefault="008D4F2E">
            <w:pPr>
              <w:pBdr>
                <w:top w:val="nil"/>
                <w:left w:val="nil"/>
                <w:bottom w:val="nil"/>
                <w:right w:val="nil"/>
                <w:between w:val="nil"/>
              </w:pBdr>
              <w:spacing w:after="40"/>
              <w:jc w:val="both"/>
              <w:rPr>
                <w:color w:val="000000"/>
              </w:rPr>
            </w:pPr>
          </w:p>
        </w:tc>
      </w:tr>
      <w:tr w:rsidR="008D4F2E" w14:paraId="53CF6357" w14:textId="77777777">
        <w:tc>
          <w:tcPr>
            <w:tcW w:w="5035" w:type="dxa"/>
            <w:shd w:val="clear" w:color="auto" w:fill="FFFFFF"/>
          </w:tcPr>
          <w:p w14:paraId="7124A08D"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10.5.</w:t>
            </w:r>
            <w:r w:rsidRPr="00ED60DD">
              <w:rPr>
                <w:b/>
                <w:bCs/>
                <w:color w:val="111111"/>
                <w:lang w:val="es-AR"/>
              </w:rPr>
              <w:tab/>
            </w:r>
            <w:r w:rsidRPr="00ED60DD">
              <w:rPr>
                <w:color w:val="111111"/>
                <w:lang w:val="es-AR"/>
              </w:rPr>
              <w:t xml:space="preserve">Quaisquer descontos comerciais eventualmente negociados entre as Partes, estarão condicionados ao pontual recebimento, pela </w:t>
            </w:r>
            <w:r w:rsidRPr="00ED60DD">
              <w:rPr>
                <w:b/>
                <w:bCs/>
                <w:color w:val="111111"/>
                <w:lang w:val="es-AR"/>
              </w:rPr>
              <w:t>CONTRATADA</w:t>
            </w:r>
            <w:r w:rsidRPr="00ED60DD">
              <w:rPr>
                <w:color w:val="111111"/>
                <w:lang w:val="es-AR"/>
              </w:rPr>
              <w:t xml:space="preserve">, dos pagamentos devidos pela </w:t>
            </w:r>
            <w:r w:rsidRPr="00ED60DD">
              <w:rPr>
                <w:b/>
                <w:bCs/>
                <w:color w:val="111111"/>
                <w:lang w:val="es-AR"/>
              </w:rPr>
              <w:t>CONTRATANTE</w:t>
            </w:r>
            <w:r w:rsidRPr="00ED60DD">
              <w:rPr>
                <w:color w:val="111111"/>
                <w:lang w:val="es-AR"/>
              </w:rPr>
              <w:t xml:space="preserve">, e estarão sujeitos à tributação incidente a cargo da </w:t>
            </w:r>
            <w:r w:rsidRPr="00ED60DD">
              <w:rPr>
                <w:b/>
                <w:bCs/>
                <w:color w:val="111111"/>
                <w:lang w:val="es-AR"/>
              </w:rPr>
              <w:t>CONTRATANTE</w:t>
            </w:r>
            <w:r w:rsidRPr="00ED60DD">
              <w:rPr>
                <w:color w:val="111111"/>
                <w:lang w:val="es-AR"/>
              </w:rPr>
              <w:t>.</w:t>
            </w:r>
          </w:p>
        </w:tc>
        <w:tc>
          <w:tcPr>
            <w:tcW w:w="236" w:type="dxa"/>
            <w:tcBorders>
              <w:left w:val="single" w:sz="4" w:space="0" w:color="B8C8E0"/>
              <w:right w:val="single" w:sz="4" w:space="0" w:color="B8C8E0"/>
            </w:tcBorders>
            <w:shd w:val="clear" w:color="auto" w:fill="FFFFFF"/>
          </w:tcPr>
          <w:p w14:paraId="2530331E"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4525BCF9" w14:textId="77777777" w:rsidR="008D4F2E" w:rsidRDefault="00000000">
            <w:pPr>
              <w:pBdr>
                <w:top w:val="nil"/>
                <w:left w:val="nil"/>
                <w:bottom w:val="nil"/>
                <w:right w:val="nil"/>
                <w:between w:val="nil"/>
              </w:pBdr>
              <w:spacing w:after="80"/>
              <w:jc w:val="both"/>
              <w:rPr>
                <w:color w:val="000000"/>
              </w:rPr>
            </w:pPr>
            <w:r>
              <w:rPr>
                <w:b/>
                <w:bCs/>
                <w:i/>
                <w:iCs/>
                <w:color w:val="111111"/>
              </w:rPr>
              <w:t>10.5.</w:t>
            </w:r>
            <w:r>
              <w:rPr>
                <w:b/>
                <w:bCs/>
                <w:i/>
                <w:iCs/>
                <w:color w:val="111111"/>
              </w:rPr>
              <w:tab/>
            </w:r>
            <w:r>
              <w:rPr>
                <w:i/>
                <w:iCs/>
                <w:color w:val="111111"/>
              </w:rPr>
              <w:t xml:space="preserve">Any commercial discounts negotiated between the Parties shall be contingent upon timely receipt of payments by the </w:t>
            </w:r>
            <w:r>
              <w:rPr>
                <w:b/>
                <w:bCs/>
                <w:i/>
                <w:iCs/>
                <w:color w:val="111111"/>
              </w:rPr>
              <w:t>SERVICE PROVIDER</w:t>
            </w:r>
            <w:r>
              <w:rPr>
                <w:i/>
                <w:iCs/>
                <w:color w:val="111111"/>
              </w:rPr>
              <w:t xml:space="preserve"> from the </w:t>
            </w:r>
            <w:r>
              <w:rPr>
                <w:b/>
                <w:bCs/>
                <w:i/>
                <w:iCs/>
                <w:color w:val="111111"/>
              </w:rPr>
              <w:t>CLIENT</w:t>
            </w:r>
            <w:r>
              <w:rPr>
                <w:i/>
                <w:iCs/>
                <w:color w:val="111111"/>
              </w:rPr>
              <w:t xml:space="preserve">, and shall be subject to applicable taxation that is the </w:t>
            </w:r>
            <w:r>
              <w:rPr>
                <w:b/>
                <w:bCs/>
                <w:i/>
                <w:iCs/>
                <w:color w:val="111111"/>
              </w:rPr>
              <w:t>CLIENT</w:t>
            </w:r>
            <w:r>
              <w:rPr>
                <w:i/>
                <w:iCs/>
                <w:color w:val="111111"/>
              </w:rPr>
              <w:t>'s responsibility.</w:t>
            </w:r>
          </w:p>
        </w:tc>
      </w:tr>
      <w:tr w:rsidR="008D4F2E" w14:paraId="07D79E64" w14:textId="77777777">
        <w:tc>
          <w:tcPr>
            <w:tcW w:w="5035" w:type="dxa"/>
            <w:shd w:val="clear" w:color="auto" w:fill="FFFFFF"/>
          </w:tcPr>
          <w:p w14:paraId="5622D400"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112BE436"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5BDEA7C9" w14:textId="77777777" w:rsidR="008D4F2E" w:rsidRDefault="008D4F2E">
            <w:pPr>
              <w:pBdr>
                <w:top w:val="nil"/>
                <w:left w:val="nil"/>
                <w:bottom w:val="nil"/>
                <w:right w:val="nil"/>
                <w:between w:val="nil"/>
              </w:pBdr>
              <w:spacing w:after="40"/>
              <w:jc w:val="both"/>
              <w:rPr>
                <w:color w:val="000000"/>
              </w:rPr>
            </w:pPr>
          </w:p>
        </w:tc>
      </w:tr>
      <w:tr w:rsidR="008D4F2E" w14:paraId="6FF12F5E" w14:textId="77777777">
        <w:tc>
          <w:tcPr>
            <w:tcW w:w="5035" w:type="dxa"/>
            <w:shd w:val="clear" w:color="auto" w:fill="E8EEF8"/>
          </w:tcPr>
          <w:p w14:paraId="75E42A08"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10.6.</w:t>
            </w:r>
            <w:r w:rsidRPr="00ED60DD">
              <w:rPr>
                <w:b/>
                <w:bCs/>
                <w:color w:val="111111"/>
                <w:lang w:val="es-AR"/>
              </w:rPr>
              <w:tab/>
            </w:r>
            <w:r w:rsidRPr="00ED60DD">
              <w:rPr>
                <w:color w:val="111111"/>
                <w:lang w:val="es-AR"/>
              </w:rPr>
              <w:t xml:space="preserve">Quaisquer descontos comerciais, abatimentos, bonificações ou condições especiais eventualmente obtidos pela </w:t>
            </w:r>
            <w:r w:rsidRPr="00ED60DD">
              <w:rPr>
                <w:b/>
                <w:bCs/>
                <w:color w:val="111111"/>
                <w:lang w:val="es-AR"/>
              </w:rPr>
              <w:t>CONTRATADA</w:t>
            </w:r>
            <w:r w:rsidRPr="00ED60DD">
              <w:rPr>
                <w:color w:val="111111"/>
                <w:lang w:val="es-AR"/>
              </w:rPr>
              <w:t xml:space="preserve"> junto a Veículos, Fornecedores ou demais terceiros, no âmbito da Verba de Produção e Ativação prevista na Cláusula 9.1.2, serão integralmente repassados à </w:t>
            </w:r>
            <w:r w:rsidRPr="00ED60DD">
              <w:rPr>
                <w:b/>
                <w:bCs/>
                <w:color w:val="111111"/>
                <w:lang w:val="es-AR"/>
              </w:rPr>
              <w:t>CONTRATANTE</w:t>
            </w:r>
            <w:r w:rsidRPr="00ED60DD">
              <w:rPr>
                <w:color w:val="111111"/>
                <w:lang w:val="es-AR"/>
              </w:rPr>
              <w:t xml:space="preserve">, com registro na respectiva prestação de contas, não havendo qualquer remuneração, comissão, agency fee, bonificação por volume (BV) ou margem em favor da </w:t>
            </w:r>
            <w:r w:rsidRPr="00ED60DD">
              <w:rPr>
                <w:b/>
                <w:bCs/>
                <w:color w:val="111111"/>
                <w:lang w:val="es-AR"/>
              </w:rPr>
              <w:t>CONTRATADA</w:t>
            </w:r>
            <w:r w:rsidRPr="00ED60DD">
              <w:rPr>
                <w:color w:val="111111"/>
                <w:lang w:val="es-AR"/>
              </w:rPr>
              <w:t xml:space="preserve"> sobre os valores da referida Verba.</w:t>
            </w:r>
          </w:p>
        </w:tc>
        <w:tc>
          <w:tcPr>
            <w:tcW w:w="236" w:type="dxa"/>
            <w:tcBorders>
              <w:left w:val="single" w:sz="4" w:space="0" w:color="B8C8E0"/>
              <w:right w:val="single" w:sz="4" w:space="0" w:color="B8C8E0"/>
            </w:tcBorders>
            <w:shd w:val="clear" w:color="auto" w:fill="FFFFFF"/>
          </w:tcPr>
          <w:p w14:paraId="4D2D6E97"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62F87018" w14:textId="77777777" w:rsidR="008D4F2E" w:rsidRDefault="00000000">
            <w:pPr>
              <w:pBdr>
                <w:top w:val="nil"/>
                <w:left w:val="nil"/>
                <w:bottom w:val="nil"/>
                <w:right w:val="nil"/>
                <w:between w:val="nil"/>
              </w:pBdr>
              <w:spacing w:after="80"/>
              <w:jc w:val="both"/>
              <w:rPr>
                <w:color w:val="000000"/>
              </w:rPr>
            </w:pPr>
            <w:r>
              <w:rPr>
                <w:b/>
                <w:bCs/>
                <w:i/>
                <w:iCs/>
                <w:color w:val="111111"/>
              </w:rPr>
              <w:t>10.6.</w:t>
            </w:r>
            <w:r>
              <w:rPr>
                <w:b/>
                <w:bCs/>
                <w:i/>
                <w:iCs/>
                <w:color w:val="111111"/>
              </w:rPr>
              <w:tab/>
            </w:r>
            <w:r>
              <w:rPr>
                <w:i/>
                <w:iCs/>
                <w:color w:val="111111"/>
              </w:rPr>
              <w:t xml:space="preserve">Any commercial discounts, rebates, incentives or special commercial conditions or special conditions obtained by the </w:t>
            </w:r>
            <w:r>
              <w:rPr>
                <w:b/>
                <w:bCs/>
                <w:i/>
                <w:iCs/>
                <w:color w:val="111111"/>
              </w:rPr>
              <w:t>SERVICE PROVIDER</w:t>
            </w:r>
            <w:r>
              <w:rPr>
                <w:i/>
                <w:iCs/>
                <w:color w:val="111111"/>
              </w:rPr>
              <w:t xml:space="preserve"> from Media Outlets, Suppliers or other third parties in connection with the Production &amp; Activation Budget set out in Clause 9.1.2 shall be fully passed through to the </w:t>
            </w:r>
            <w:r>
              <w:rPr>
                <w:b/>
                <w:bCs/>
                <w:i/>
                <w:iCs/>
                <w:color w:val="111111"/>
              </w:rPr>
              <w:t>CLIENT</w:t>
            </w:r>
            <w:r>
              <w:rPr>
                <w:i/>
                <w:iCs/>
                <w:color w:val="111111"/>
              </w:rPr>
              <w:t xml:space="preserve">, with a record in the corresponding accounts, with no remuneration, commission, agency fee, volume bonus (BV) or margin in favor of the </w:t>
            </w:r>
            <w:r>
              <w:rPr>
                <w:b/>
                <w:bCs/>
                <w:i/>
                <w:iCs/>
                <w:color w:val="111111"/>
              </w:rPr>
              <w:t>SERVICE PROVIDER</w:t>
            </w:r>
            <w:r>
              <w:rPr>
                <w:i/>
                <w:iCs/>
                <w:color w:val="111111"/>
              </w:rPr>
              <w:t xml:space="preserve"> on the amounts of such Budget.</w:t>
            </w:r>
          </w:p>
        </w:tc>
      </w:tr>
      <w:tr w:rsidR="008D4F2E" w14:paraId="662F546E" w14:textId="77777777">
        <w:tc>
          <w:tcPr>
            <w:tcW w:w="5035" w:type="dxa"/>
            <w:shd w:val="clear" w:color="auto" w:fill="FFFFFF"/>
          </w:tcPr>
          <w:p w14:paraId="12B32382"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7D65FD87"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4CBC12F0" w14:textId="77777777" w:rsidR="008D4F2E" w:rsidRDefault="008D4F2E">
            <w:pPr>
              <w:pBdr>
                <w:top w:val="nil"/>
                <w:left w:val="nil"/>
                <w:bottom w:val="nil"/>
                <w:right w:val="nil"/>
                <w:between w:val="nil"/>
              </w:pBdr>
              <w:spacing w:after="40"/>
              <w:jc w:val="both"/>
              <w:rPr>
                <w:color w:val="000000"/>
              </w:rPr>
            </w:pPr>
          </w:p>
        </w:tc>
      </w:tr>
      <w:tr w:rsidR="008D4F2E" w14:paraId="5FB367F0" w14:textId="77777777">
        <w:tc>
          <w:tcPr>
            <w:tcW w:w="5035" w:type="dxa"/>
            <w:shd w:val="clear" w:color="auto" w:fill="003087"/>
          </w:tcPr>
          <w:p w14:paraId="40C6F899" w14:textId="77777777" w:rsidR="008D4F2E" w:rsidRPr="00ED60DD" w:rsidRDefault="00000000">
            <w:pPr>
              <w:pBdr>
                <w:top w:val="nil"/>
                <w:left w:val="nil"/>
                <w:bottom w:val="nil"/>
                <w:right w:val="nil"/>
                <w:between w:val="nil"/>
              </w:pBdr>
              <w:spacing w:before="60" w:after="60"/>
              <w:jc w:val="both"/>
              <w:rPr>
                <w:color w:val="000000"/>
                <w:lang w:val="es-AR"/>
              </w:rPr>
            </w:pPr>
            <w:r w:rsidRPr="00ED60DD">
              <w:rPr>
                <w:b/>
                <w:bCs/>
                <w:color w:val="FFFFFF"/>
                <w:sz w:val="20"/>
                <w:szCs w:val="20"/>
                <w:lang w:val="es-AR"/>
              </w:rPr>
              <w:t>CLÁUSULA 11° - DAS DECLARAÇÕES E GARANTIAS</w:t>
            </w:r>
          </w:p>
        </w:tc>
        <w:tc>
          <w:tcPr>
            <w:tcW w:w="236" w:type="dxa"/>
            <w:tcBorders>
              <w:left w:val="single" w:sz="4" w:space="0" w:color="B8C8E0"/>
              <w:right w:val="single" w:sz="4" w:space="0" w:color="B8C8E0"/>
            </w:tcBorders>
            <w:shd w:val="clear" w:color="auto" w:fill="FFFFFF"/>
          </w:tcPr>
          <w:p w14:paraId="2C3BC9FE"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003087"/>
          </w:tcPr>
          <w:p w14:paraId="0CC0E8E6" w14:textId="77777777" w:rsidR="008D4F2E" w:rsidRDefault="00000000">
            <w:pPr>
              <w:pBdr>
                <w:top w:val="nil"/>
                <w:left w:val="nil"/>
                <w:bottom w:val="nil"/>
                <w:right w:val="nil"/>
                <w:between w:val="nil"/>
              </w:pBdr>
              <w:spacing w:before="60" w:after="60"/>
              <w:jc w:val="both"/>
              <w:rPr>
                <w:color w:val="000000"/>
              </w:rPr>
            </w:pPr>
            <w:r>
              <w:rPr>
                <w:b/>
                <w:bCs/>
                <w:i/>
                <w:iCs/>
                <w:color w:val="FFFFFF"/>
                <w:sz w:val="20"/>
                <w:szCs w:val="20"/>
              </w:rPr>
              <w:t>CLAUSE 11 – REPRESENTATIONS AND WARRANTIES</w:t>
            </w:r>
          </w:p>
        </w:tc>
      </w:tr>
      <w:tr w:rsidR="008D4F2E" w14:paraId="4520F91F" w14:textId="77777777">
        <w:tc>
          <w:tcPr>
            <w:tcW w:w="5035" w:type="dxa"/>
            <w:shd w:val="clear" w:color="auto" w:fill="FFFFFF"/>
          </w:tcPr>
          <w:p w14:paraId="00A75EB9"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2FE98E57"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2E065CC0" w14:textId="77777777" w:rsidR="008D4F2E" w:rsidRDefault="008D4F2E">
            <w:pPr>
              <w:pBdr>
                <w:top w:val="nil"/>
                <w:left w:val="nil"/>
                <w:bottom w:val="nil"/>
                <w:right w:val="nil"/>
                <w:between w:val="nil"/>
              </w:pBdr>
              <w:spacing w:after="40"/>
              <w:jc w:val="both"/>
              <w:rPr>
                <w:color w:val="000000"/>
              </w:rPr>
            </w:pPr>
          </w:p>
        </w:tc>
      </w:tr>
      <w:tr w:rsidR="008D4F2E" w14:paraId="2955F0A6" w14:textId="77777777">
        <w:tc>
          <w:tcPr>
            <w:tcW w:w="5035" w:type="dxa"/>
            <w:shd w:val="clear" w:color="auto" w:fill="FFFFFF"/>
          </w:tcPr>
          <w:p w14:paraId="1D01E169"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11.1.</w:t>
            </w:r>
            <w:r w:rsidRPr="00ED60DD">
              <w:rPr>
                <w:b/>
                <w:bCs/>
                <w:color w:val="111111"/>
                <w:lang w:val="es-AR"/>
              </w:rPr>
              <w:tab/>
            </w:r>
            <w:r w:rsidRPr="00ED60DD">
              <w:rPr>
                <w:color w:val="111111"/>
                <w:lang w:val="es-AR"/>
              </w:rPr>
              <w:t>As Partes declaram e garantem que:</w:t>
            </w:r>
          </w:p>
        </w:tc>
        <w:tc>
          <w:tcPr>
            <w:tcW w:w="236" w:type="dxa"/>
            <w:tcBorders>
              <w:left w:val="single" w:sz="4" w:space="0" w:color="B8C8E0"/>
              <w:right w:val="single" w:sz="4" w:space="0" w:color="B8C8E0"/>
            </w:tcBorders>
            <w:shd w:val="clear" w:color="auto" w:fill="FFFFFF"/>
          </w:tcPr>
          <w:p w14:paraId="6C312B58"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3558C3A2" w14:textId="77777777" w:rsidR="008D4F2E" w:rsidRDefault="00000000">
            <w:pPr>
              <w:pBdr>
                <w:top w:val="nil"/>
                <w:left w:val="nil"/>
                <w:bottom w:val="nil"/>
                <w:right w:val="nil"/>
                <w:between w:val="nil"/>
              </w:pBdr>
              <w:spacing w:after="80"/>
              <w:jc w:val="both"/>
              <w:rPr>
                <w:color w:val="000000"/>
              </w:rPr>
            </w:pPr>
            <w:r>
              <w:rPr>
                <w:b/>
                <w:bCs/>
                <w:i/>
                <w:iCs/>
                <w:color w:val="111111"/>
              </w:rPr>
              <w:t>11.1.</w:t>
            </w:r>
            <w:r>
              <w:rPr>
                <w:b/>
                <w:bCs/>
                <w:i/>
                <w:iCs/>
                <w:color w:val="111111"/>
              </w:rPr>
              <w:tab/>
            </w:r>
            <w:r>
              <w:rPr>
                <w:i/>
                <w:iCs/>
                <w:color w:val="111111"/>
              </w:rPr>
              <w:t>The Parties represent and warrant that:</w:t>
            </w:r>
          </w:p>
        </w:tc>
      </w:tr>
      <w:tr w:rsidR="008D4F2E" w14:paraId="6DBCA883" w14:textId="77777777">
        <w:tc>
          <w:tcPr>
            <w:tcW w:w="5035" w:type="dxa"/>
            <w:shd w:val="clear" w:color="auto" w:fill="E8EEF8"/>
          </w:tcPr>
          <w:p w14:paraId="60FDDF21"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111111"/>
                <w:lang w:val="es-AR"/>
              </w:rPr>
              <w:t>(a) Exercem suas atividades em conformidade com a legislação vigente a elas aplicável, e que detêm as aprovações necessárias à celebração deste Contrato, e ao cumprimento das obrigações nele previstas;</w:t>
            </w:r>
          </w:p>
        </w:tc>
        <w:tc>
          <w:tcPr>
            <w:tcW w:w="236" w:type="dxa"/>
            <w:tcBorders>
              <w:left w:val="single" w:sz="4" w:space="0" w:color="B8C8E0"/>
              <w:right w:val="single" w:sz="4" w:space="0" w:color="B8C8E0"/>
            </w:tcBorders>
            <w:shd w:val="clear" w:color="auto" w:fill="FFFFFF"/>
          </w:tcPr>
          <w:p w14:paraId="0665D221"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0B3AE700" w14:textId="77777777" w:rsidR="008D4F2E" w:rsidRDefault="00000000">
            <w:pPr>
              <w:pBdr>
                <w:top w:val="nil"/>
                <w:left w:val="nil"/>
                <w:bottom w:val="nil"/>
                <w:right w:val="nil"/>
                <w:between w:val="nil"/>
              </w:pBdr>
              <w:spacing w:after="80"/>
              <w:ind w:left="300"/>
              <w:jc w:val="both"/>
              <w:rPr>
                <w:color w:val="000000"/>
              </w:rPr>
            </w:pPr>
            <w:r>
              <w:rPr>
                <w:i/>
                <w:iCs/>
                <w:color w:val="111111"/>
              </w:rPr>
              <w:t>(a) They conduct their activities in compliance with applicable law and hold all approvals necessary to execute this Agreement and fulfill the obligations set forth herein;</w:t>
            </w:r>
          </w:p>
        </w:tc>
      </w:tr>
      <w:tr w:rsidR="008D4F2E" w14:paraId="0F88619E" w14:textId="77777777">
        <w:tc>
          <w:tcPr>
            <w:tcW w:w="5035" w:type="dxa"/>
            <w:shd w:val="clear" w:color="auto" w:fill="FFFFFF"/>
          </w:tcPr>
          <w:p w14:paraId="7999AEA9"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111111"/>
                <w:lang w:val="es-AR"/>
              </w:rPr>
              <w:t>(b) Estão investidas de todos os poderes e autoridade para firmar e cumprir as obrigações aqui previstas e consumar as transações aqui contempladas;</w:t>
            </w:r>
          </w:p>
        </w:tc>
        <w:tc>
          <w:tcPr>
            <w:tcW w:w="236" w:type="dxa"/>
            <w:tcBorders>
              <w:left w:val="single" w:sz="4" w:space="0" w:color="B8C8E0"/>
              <w:right w:val="single" w:sz="4" w:space="0" w:color="B8C8E0"/>
            </w:tcBorders>
            <w:shd w:val="clear" w:color="auto" w:fill="FFFFFF"/>
          </w:tcPr>
          <w:p w14:paraId="17CE7A04"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672B9F3A" w14:textId="77777777" w:rsidR="008D4F2E" w:rsidRDefault="00000000">
            <w:pPr>
              <w:pBdr>
                <w:top w:val="nil"/>
                <w:left w:val="nil"/>
                <w:bottom w:val="nil"/>
                <w:right w:val="nil"/>
                <w:between w:val="nil"/>
              </w:pBdr>
              <w:spacing w:after="80"/>
              <w:ind w:left="300"/>
              <w:jc w:val="both"/>
              <w:rPr>
                <w:color w:val="000000"/>
              </w:rPr>
            </w:pPr>
            <w:r>
              <w:rPr>
                <w:i/>
                <w:iCs/>
                <w:color w:val="111111"/>
              </w:rPr>
              <w:t>(b) They are vested with all powers and authority to execute and fulfill the obligations and transactions contemplated herein;</w:t>
            </w:r>
          </w:p>
        </w:tc>
      </w:tr>
      <w:tr w:rsidR="008D4F2E" w14:paraId="7ED1EAF6" w14:textId="77777777">
        <w:tc>
          <w:tcPr>
            <w:tcW w:w="5035" w:type="dxa"/>
            <w:shd w:val="clear" w:color="auto" w:fill="E8EEF8"/>
          </w:tcPr>
          <w:p w14:paraId="7E15B34D"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111111"/>
                <w:lang w:val="es-AR"/>
              </w:rPr>
              <w:t xml:space="preserve">(c) A assinatura e o cumprimento do presente instrumento não resultam em violação de qualquer </w:t>
            </w:r>
            <w:r w:rsidRPr="00ED60DD">
              <w:rPr>
                <w:color w:val="111111"/>
                <w:lang w:val="es-AR"/>
              </w:rPr>
              <w:lastRenderedPageBreak/>
              <w:t>direito de terceiros, lei ou regulamento aplicável ou instrumento do qual sejam Partes ou pelo qual tenham propriedades vinculadas;</w:t>
            </w:r>
          </w:p>
        </w:tc>
        <w:tc>
          <w:tcPr>
            <w:tcW w:w="236" w:type="dxa"/>
            <w:tcBorders>
              <w:left w:val="single" w:sz="4" w:space="0" w:color="B8C8E0"/>
              <w:right w:val="single" w:sz="4" w:space="0" w:color="B8C8E0"/>
            </w:tcBorders>
            <w:shd w:val="clear" w:color="auto" w:fill="FFFFFF"/>
          </w:tcPr>
          <w:p w14:paraId="218C8710"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27262E7B" w14:textId="77777777" w:rsidR="008D4F2E" w:rsidRDefault="00000000">
            <w:pPr>
              <w:pBdr>
                <w:top w:val="nil"/>
                <w:left w:val="nil"/>
                <w:bottom w:val="nil"/>
                <w:right w:val="nil"/>
                <w:between w:val="nil"/>
              </w:pBdr>
              <w:spacing w:after="80"/>
              <w:ind w:left="300"/>
              <w:jc w:val="both"/>
              <w:rPr>
                <w:color w:val="000000"/>
              </w:rPr>
            </w:pPr>
            <w:r>
              <w:rPr>
                <w:i/>
                <w:iCs/>
                <w:color w:val="111111"/>
              </w:rPr>
              <w:t xml:space="preserve">(c) The execution and performance of this instrument do not result in any violation of third-party rights, </w:t>
            </w:r>
            <w:r>
              <w:rPr>
                <w:i/>
                <w:iCs/>
                <w:color w:val="111111"/>
              </w:rPr>
              <w:lastRenderedPageBreak/>
              <w:t>applicable law, regulation or instrument to which they are parties or by which their assets are bound;</w:t>
            </w:r>
          </w:p>
        </w:tc>
      </w:tr>
      <w:tr w:rsidR="008D4F2E" w14:paraId="7737DAAD" w14:textId="77777777">
        <w:tc>
          <w:tcPr>
            <w:tcW w:w="5035" w:type="dxa"/>
            <w:shd w:val="clear" w:color="auto" w:fill="FFFFFF"/>
          </w:tcPr>
          <w:p w14:paraId="562FEE1B"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111111"/>
                <w:lang w:val="es-AR"/>
              </w:rPr>
              <w:lastRenderedPageBreak/>
              <w:t>(d) Não utilizam de trabalho ilegal, e comprometem-se a não utilizar práticas de trabalho análogo ao escravo, ou de mão de obra infanti;</w:t>
            </w:r>
          </w:p>
        </w:tc>
        <w:tc>
          <w:tcPr>
            <w:tcW w:w="236" w:type="dxa"/>
            <w:tcBorders>
              <w:left w:val="single" w:sz="4" w:space="0" w:color="B8C8E0"/>
              <w:right w:val="single" w:sz="4" w:space="0" w:color="B8C8E0"/>
            </w:tcBorders>
            <w:shd w:val="clear" w:color="auto" w:fill="FFFFFF"/>
          </w:tcPr>
          <w:p w14:paraId="07CE5CB3"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12C6FF2B" w14:textId="77777777" w:rsidR="008D4F2E" w:rsidRDefault="00000000">
            <w:pPr>
              <w:pBdr>
                <w:top w:val="nil"/>
                <w:left w:val="nil"/>
                <w:bottom w:val="nil"/>
                <w:right w:val="nil"/>
                <w:between w:val="nil"/>
              </w:pBdr>
              <w:spacing w:after="80"/>
              <w:ind w:left="300"/>
              <w:jc w:val="both"/>
              <w:rPr>
                <w:color w:val="000000"/>
              </w:rPr>
            </w:pPr>
            <w:r>
              <w:rPr>
                <w:i/>
                <w:iCs/>
                <w:color w:val="111111"/>
              </w:rPr>
              <w:t>(d) They do not use illegal labor or engage in forced labor or child labor practices;</w:t>
            </w:r>
          </w:p>
        </w:tc>
      </w:tr>
      <w:tr w:rsidR="008D4F2E" w14:paraId="165E3167" w14:textId="77777777">
        <w:tc>
          <w:tcPr>
            <w:tcW w:w="5035" w:type="dxa"/>
            <w:shd w:val="clear" w:color="auto" w:fill="E8EEF8"/>
          </w:tcPr>
          <w:p w14:paraId="34CD18AF" w14:textId="77777777" w:rsidR="008D4F2E" w:rsidRPr="00ED60DD" w:rsidRDefault="00000000">
            <w:pPr>
              <w:pBdr>
                <w:top w:val="nil"/>
                <w:left w:val="nil"/>
                <w:bottom w:val="nil"/>
                <w:right w:val="nil"/>
                <w:between w:val="nil"/>
              </w:pBdr>
              <w:spacing w:after="80"/>
              <w:ind w:left="300"/>
              <w:jc w:val="both"/>
              <w:rPr>
                <w:color w:val="000000"/>
                <w:lang w:val="es-AR"/>
              </w:rPr>
            </w:pPr>
            <w:r>
              <w:rPr>
                <w:color w:val="000000"/>
              </w:rPr>
              <w:t xml:space="preserve">     </w:t>
            </w:r>
            <w:r w:rsidRPr="00ED60DD">
              <w:rPr>
                <w:color w:val="111111"/>
                <w:lang w:val="es-AR"/>
              </w:rPr>
              <w:t>(e) Não empregam menor até 18 (dezoito) anos;</w:t>
            </w:r>
          </w:p>
        </w:tc>
        <w:tc>
          <w:tcPr>
            <w:tcW w:w="236" w:type="dxa"/>
            <w:tcBorders>
              <w:left w:val="single" w:sz="4" w:space="0" w:color="B8C8E0"/>
              <w:right w:val="single" w:sz="4" w:space="0" w:color="B8C8E0"/>
            </w:tcBorders>
            <w:shd w:val="clear" w:color="auto" w:fill="FFFFFF"/>
          </w:tcPr>
          <w:p w14:paraId="3B38B28A"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09261E1F" w14:textId="77777777" w:rsidR="008D4F2E" w:rsidRDefault="00000000">
            <w:pPr>
              <w:pBdr>
                <w:top w:val="nil"/>
                <w:left w:val="nil"/>
                <w:bottom w:val="nil"/>
                <w:right w:val="nil"/>
                <w:between w:val="nil"/>
              </w:pBdr>
              <w:spacing w:after="80"/>
              <w:ind w:left="300"/>
              <w:jc w:val="both"/>
              <w:rPr>
                <w:color w:val="000000"/>
              </w:rPr>
            </w:pPr>
            <w:r>
              <w:rPr>
                <w:i/>
                <w:iCs/>
                <w:color w:val="111111"/>
              </w:rPr>
              <w:t>(e) They do not employ individuals under 18 (eighteen) years of age;</w:t>
            </w:r>
          </w:p>
        </w:tc>
      </w:tr>
      <w:tr w:rsidR="008D4F2E" w14:paraId="20CDD252" w14:textId="77777777">
        <w:tc>
          <w:tcPr>
            <w:tcW w:w="5035" w:type="dxa"/>
            <w:shd w:val="clear" w:color="auto" w:fill="FFFFFF"/>
          </w:tcPr>
          <w:p w14:paraId="369A015A"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111111"/>
                <w:lang w:val="es-AR"/>
              </w:rPr>
              <w:t>(f) Não utilizam práticas de discriminação negativa ou limitativas ao acesso na relação de emprego ou a sua manutenção, por motivos de sexo, origem, raça, cor, condição física, religião, estado civil, idade, situação familiar ou estado gravídico;</w:t>
            </w:r>
          </w:p>
        </w:tc>
        <w:tc>
          <w:tcPr>
            <w:tcW w:w="236" w:type="dxa"/>
            <w:tcBorders>
              <w:left w:val="single" w:sz="4" w:space="0" w:color="B8C8E0"/>
              <w:right w:val="single" w:sz="4" w:space="0" w:color="B8C8E0"/>
            </w:tcBorders>
            <w:shd w:val="clear" w:color="auto" w:fill="FFFFFF"/>
          </w:tcPr>
          <w:p w14:paraId="4D32B7BB"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2DBF5933" w14:textId="77777777" w:rsidR="008D4F2E" w:rsidRDefault="00000000">
            <w:pPr>
              <w:pBdr>
                <w:top w:val="nil"/>
                <w:left w:val="nil"/>
                <w:bottom w:val="nil"/>
                <w:right w:val="nil"/>
                <w:between w:val="nil"/>
              </w:pBdr>
              <w:spacing w:after="80"/>
              <w:ind w:left="300"/>
              <w:jc w:val="both"/>
              <w:rPr>
                <w:color w:val="000000"/>
              </w:rPr>
            </w:pPr>
            <w:r>
              <w:rPr>
                <w:i/>
                <w:iCs/>
                <w:color w:val="111111"/>
              </w:rPr>
              <w:t>(f) They do not engage in discriminatory practices that limit access to or maintenance of employment on grounds of sex, origin, race, color, physical condition, religion, marital status, age, family status or pregnancy;</w:t>
            </w:r>
          </w:p>
        </w:tc>
      </w:tr>
      <w:tr w:rsidR="008D4F2E" w14:paraId="465CE946" w14:textId="77777777">
        <w:tc>
          <w:tcPr>
            <w:tcW w:w="5035" w:type="dxa"/>
            <w:shd w:val="clear" w:color="auto" w:fill="E8EEF8"/>
          </w:tcPr>
          <w:p w14:paraId="130A50A2"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111111"/>
                <w:lang w:val="es-AR"/>
              </w:rPr>
              <w:t>(g) Comprometem-se a proteger e preservar o meio ambiente, bem como a prevenir e erradicar práticas danosas ao meio ambiente, prestando seus serviços em observância à legislação ambiental vigente nas esferas Federal, Estaduais e Municipais.</w:t>
            </w:r>
          </w:p>
        </w:tc>
        <w:tc>
          <w:tcPr>
            <w:tcW w:w="236" w:type="dxa"/>
            <w:tcBorders>
              <w:left w:val="single" w:sz="4" w:space="0" w:color="B8C8E0"/>
              <w:right w:val="single" w:sz="4" w:space="0" w:color="B8C8E0"/>
            </w:tcBorders>
            <w:shd w:val="clear" w:color="auto" w:fill="FFFFFF"/>
          </w:tcPr>
          <w:p w14:paraId="0DC41D36"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37A16999" w14:textId="77777777" w:rsidR="008D4F2E" w:rsidRDefault="00000000">
            <w:pPr>
              <w:pBdr>
                <w:top w:val="nil"/>
                <w:left w:val="nil"/>
                <w:bottom w:val="nil"/>
                <w:right w:val="nil"/>
                <w:between w:val="nil"/>
              </w:pBdr>
              <w:spacing w:after="80"/>
              <w:ind w:left="300"/>
              <w:jc w:val="both"/>
              <w:rPr>
                <w:color w:val="000000"/>
              </w:rPr>
            </w:pPr>
            <w:r>
              <w:rPr>
                <w:i/>
                <w:iCs/>
                <w:color w:val="111111"/>
              </w:rPr>
              <w:t>(g) They undertake to protect and preserve the environment and to prevent and eradicate harmful practices, in compliance with applicable Federal, State and Municipal environmental legislation.</w:t>
            </w:r>
          </w:p>
        </w:tc>
      </w:tr>
      <w:tr w:rsidR="008D4F2E" w14:paraId="4270513E" w14:textId="77777777">
        <w:tc>
          <w:tcPr>
            <w:tcW w:w="5035" w:type="dxa"/>
            <w:shd w:val="clear" w:color="auto" w:fill="FFFFFF"/>
          </w:tcPr>
          <w:p w14:paraId="756E0256"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185C8A44"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31311145" w14:textId="77777777" w:rsidR="008D4F2E" w:rsidRDefault="008D4F2E">
            <w:pPr>
              <w:pBdr>
                <w:top w:val="nil"/>
                <w:left w:val="nil"/>
                <w:bottom w:val="nil"/>
                <w:right w:val="nil"/>
                <w:between w:val="nil"/>
              </w:pBdr>
              <w:spacing w:after="40"/>
              <w:jc w:val="both"/>
              <w:rPr>
                <w:color w:val="000000"/>
              </w:rPr>
            </w:pPr>
          </w:p>
        </w:tc>
      </w:tr>
      <w:tr w:rsidR="008D4F2E" w14:paraId="24AB23BF" w14:textId="77777777">
        <w:tc>
          <w:tcPr>
            <w:tcW w:w="5035" w:type="dxa"/>
            <w:shd w:val="clear" w:color="auto" w:fill="FFFFFF"/>
          </w:tcPr>
          <w:p w14:paraId="69E994CF"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11.2.</w:t>
            </w:r>
            <w:r w:rsidRPr="00ED60DD">
              <w:rPr>
                <w:b/>
                <w:bCs/>
                <w:color w:val="111111"/>
                <w:lang w:val="es-AR"/>
              </w:rPr>
              <w:tab/>
            </w:r>
            <w:r w:rsidRPr="00ED60DD">
              <w:rPr>
                <w:color w:val="111111"/>
                <w:lang w:val="es-AR"/>
              </w:rPr>
              <w:t xml:space="preserve">A </w:t>
            </w:r>
            <w:r w:rsidRPr="00ED60DD">
              <w:rPr>
                <w:b/>
                <w:bCs/>
                <w:color w:val="111111"/>
                <w:lang w:val="es-AR"/>
              </w:rPr>
              <w:t>CONTRATADA</w:t>
            </w:r>
            <w:r w:rsidRPr="00ED60DD">
              <w:rPr>
                <w:color w:val="111111"/>
                <w:lang w:val="es-AR"/>
              </w:rPr>
              <w:t xml:space="preserve"> declara e garante, ainda, que:</w:t>
            </w:r>
          </w:p>
        </w:tc>
        <w:tc>
          <w:tcPr>
            <w:tcW w:w="236" w:type="dxa"/>
            <w:tcBorders>
              <w:left w:val="single" w:sz="4" w:space="0" w:color="B8C8E0"/>
              <w:right w:val="single" w:sz="4" w:space="0" w:color="B8C8E0"/>
            </w:tcBorders>
            <w:shd w:val="clear" w:color="auto" w:fill="FFFFFF"/>
          </w:tcPr>
          <w:p w14:paraId="40FEA882"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04935EDE" w14:textId="77777777" w:rsidR="008D4F2E" w:rsidRDefault="00000000">
            <w:pPr>
              <w:pBdr>
                <w:top w:val="nil"/>
                <w:left w:val="nil"/>
                <w:bottom w:val="nil"/>
                <w:right w:val="nil"/>
                <w:between w:val="nil"/>
              </w:pBdr>
              <w:spacing w:after="80"/>
              <w:jc w:val="both"/>
              <w:rPr>
                <w:color w:val="000000"/>
              </w:rPr>
            </w:pPr>
            <w:r>
              <w:rPr>
                <w:b/>
                <w:bCs/>
                <w:i/>
                <w:iCs/>
                <w:color w:val="111111"/>
              </w:rPr>
              <w:t>11.2.</w:t>
            </w:r>
            <w:r>
              <w:rPr>
                <w:b/>
                <w:bCs/>
                <w:i/>
                <w:iCs/>
                <w:color w:val="111111"/>
              </w:rPr>
              <w:tab/>
            </w:r>
            <w:r>
              <w:rPr>
                <w:i/>
                <w:iCs/>
                <w:color w:val="111111"/>
              </w:rPr>
              <w:t xml:space="preserve">The </w:t>
            </w:r>
            <w:r>
              <w:rPr>
                <w:b/>
                <w:bCs/>
                <w:i/>
                <w:iCs/>
                <w:color w:val="111111"/>
              </w:rPr>
              <w:t>SERVICE PROVIDER</w:t>
            </w:r>
            <w:r>
              <w:rPr>
                <w:i/>
                <w:iCs/>
                <w:color w:val="111111"/>
              </w:rPr>
              <w:t xml:space="preserve"> additionally represents and warrants that:</w:t>
            </w:r>
          </w:p>
        </w:tc>
      </w:tr>
      <w:tr w:rsidR="008D4F2E" w14:paraId="2E45DF80" w14:textId="77777777">
        <w:tc>
          <w:tcPr>
            <w:tcW w:w="5035" w:type="dxa"/>
            <w:shd w:val="clear" w:color="auto" w:fill="FFFFFF"/>
          </w:tcPr>
          <w:p w14:paraId="54871999"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111111"/>
                <w:lang w:val="es-AR"/>
              </w:rPr>
              <w:t>(a) Todas as atividades desempenhadas com base no presente Contrato serão conduzidas em total respeito à legislação da concorrência, às normas e regulamentações contábeis, bem como em respeito às leis de combate à corrupção e outros crimes;</w:t>
            </w:r>
          </w:p>
        </w:tc>
        <w:tc>
          <w:tcPr>
            <w:tcW w:w="236" w:type="dxa"/>
            <w:tcBorders>
              <w:left w:val="single" w:sz="4" w:space="0" w:color="B8C8E0"/>
              <w:right w:val="single" w:sz="4" w:space="0" w:color="B8C8E0"/>
            </w:tcBorders>
            <w:shd w:val="clear" w:color="auto" w:fill="FFFFFF"/>
          </w:tcPr>
          <w:p w14:paraId="5DEDD9CC"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08C95170" w14:textId="77777777" w:rsidR="008D4F2E" w:rsidRDefault="00000000">
            <w:pPr>
              <w:pBdr>
                <w:top w:val="nil"/>
                <w:left w:val="nil"/>
                <w:bottom w:val="nil"/>
                <w:right w:val="nil"/>
                <w:between w:val="nil"/>
              </w:pBdr>
              <w:spacing w:after="80"/>
              <w:ind w:left="300"/>
              <w:jc w:val="both"/>
              <w:rPr>
                <w:color w:val="000000"/>
              </w:rPr>
            </w:pPr>
            <w:r>
              <w:rPr>
                <w:i/>
                <w:iCs/>
                <w:color w:val="111111"/>
              </w:rPr>
              <w:t>(a) All activities performed under this Agreement shall be conducted in full compliance with competition law, accounting standards, anti-corruption laws and other applicable criminal laws;</w:t>
            </w:r>
          </w:p>
        </w:tc>
      </w:tr>
      <w:tr w:rsidR="008D4F2E" w14:paraId="5B6B0976" w14:textId="77777777">
        <w:tc>
          <w:tcPr>
            <w:tcW w:w="5035" w:type="dxa"/>
            <w:shd w:val="clear" w:color="auto" w:fill="E8EEF8"/>
          </w:tcPr>
          <w:p w14:paraId="499BF29D"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111111"/>
                <w:lang w:val="es-AR"/>
              </w:rPr>
              <w:t>(b) Está devidamente habilitada a prestar os SERVIÇOS, possuindo as necessárias licenças, ou documentos equivalentes, para sua legítima execução;</w:t>
            </w:r>
          </w:p>
        </w:tc>
        <w:tc>
          <w:tcPr>
            <w:tcW w:w="236" w:type="dxa"/>
            <w:tcBorders>
              <w:left w:val="single" w:sz="4" w:space="0" w:color="B8C8E0"/>
              <w:right w:val="single" w:sz="4" w:space="0" w:color="B8C8E0"/>
            </w:tcBorders>
            <w:shd w:val="clear" w:color="auto" w:fill="FFFFFF"/>
          </w:tcPr>
          <w:p w14:paraId="7EB744F4"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57DD2F43" w14:textId="77777777" w:rsidR="008D4F2E" w:rsidRDefault="00000000">
            <w:pPr>
              <w:pBdr>
                <w:top w:val="nil"/>
                <w:left w:val="nil"/>
                <w:bottom w:val="nil"/>
                <w:right w:val="nil"/>
                <w:between w:val="nil"/>
              </w:pBdr>
              <w:spacing w:after="80"/>
              <w:ind w:left="300"/>
              <w:jc w:val="both"/>
              <w:rPr>
                <w:color w:val="000000"/>
              </w:rPr>
            </w:pPr>
            <w:r>
              <w:rPr>
                <w:i/>
                <w:iCs/>
                <w:color w:val="111111"/>
              </w:rPr>
              <w:t>(b) It is duly qualified to provide the SERVICES and holds the necessary licenses or equivalent documents for their lawful performance;</w:t>
            </w:r>
          </w:p>
        </w:tc>
      </w:tr>
      <w:tr w:rsidR="008D4F2E" w14:paraId="6A28E34A" w14:textId="77777777">
        <w:tc>
          <w:tcPr>
            <w:tcW w:w="5035" w:type="dxa"/>
            <w:shd w:val="clear" w:color="auto" w:fill="FFFFFF"/>
          </w:tcPr>
          <w:p w14:paraId="3456D1D4"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111111"/>
                <w:lang w:val="es-AR"/>
              </w:rPr>
              <w:t>(c) Não oferta e/ou recebe subornos, incluindo pagamentos de facilitação, estando em conformidade com todas as leis e regulamentos antissuborno.</w:t>
            </w:r>
          </w:p>
        </w:tc>
        <w:tc>
          <w:tcPr>
            <w:tcW w:w="236" w:type="dxa"/>
            <w:tcBorders>
              <w:left w:val="single" w:sz="4" w:space="0" w:color="B8C8E0"/>
              <w:right w:val="single" w:sz="4" w:space="0" w:color="B8C8E0"/>
            </w:tcBorders>
            <w:shd w:val="clear" w:color="auto" w:fill="FFFFFF"/>
          </w:tcPr>
          <w:p w14:paraId="01BC8351"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380670F9" w14:textId="77777777" w:rsidR="008D4F2E" w:rsidRDefault="00000000">
            <w:pPr>
              <w:pBdr>
                <w:top w:val="nil"/>
                <w:left w:val="nil"/>
                <w:bottom w:val="nil"/>
                <w:right w:val="nil"/>
                <w:between w:val="nil"/>
              </w:pBdr>
              <w:spacing w:after="80"/>
              <w:ind w:left="300"/>
              <w:jc w:val="both"/>
              <w:rPr>
                <w:color w:val="000000"/>
              </w:rPr>
            </w:pPr>
            <w:r>
              <w:rPr>
                <w:i/>
                <w:iCs/>
                <w:color w:val="111111"/>
              </w:rPr>
              <w:t>(c) It does not offer and/or receive bribes, including facilitation payments, and is in compliance with all applicable anti-bribery laws and regulations.</w:t>
            </w:r>
          </w:p>
        </w:tc>
      </w:tr>
      <w:tr w:rsidR="008D4F2E" w14:paraId="5AEC3D46" w14:textId="77777777">
        <w:tc>
          <w:tcPr>
            <w:tcW w:w="5035" w:type="dxa"/>
            <w:shd w:val="clear" w:color="auto" w:fill="FFFFFF"/>
          </w:tcPr>
          <w:p w14:paraId="3DA46EC4"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683A29B8"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1A5F73DA" w14:textId="77777777" w:rsidR="008D4F2E" w:rsidRDefault="008D4F2E">
            <w:pPr>
              <w:pBdr>
                <w:top w:val="nil"/>
                <w:left w:val="nil"/>
                <w:bottom w:val="nil"/>
                <w:right w:val="nil"/>
                <w:between w:val="nil"/>
              </w:pBdr>
              <w:spacing w:after="40"/>
              <w:jc w:val="both"/>
              <w:rPr>
                <w:color w:val="000000"/>
              </w:rPr>
            </w:pPr>
          </w:p>
        </w:tc>
      </w:tr>
      <w:tr w:rsidR="008D4F2E" w14:paraId="31B0455B" w14:textId="77777777">
        <w:tc>
          <w:tcPr>
            <w:tcW w:w="5035" w:type="dxa"/>
            <w:shd w:val="clear" w:color="auto" w:fill="E8EEF8"/>
          </w:tcPr>
          <w:p w14:paraId="33F7806B"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11.3.</w:t>
            </w:r>
            <w:r w:rsidRPr="00ED60DD">
              <w:rPr>
                <w:b/>
                <w:bCs/>
                <w:color w:val="111111"/>
                <w:lang w:val="es-AR"/>
              </w:rPr>
              <w:tab/>
            </w:r>
            <w:r w:rsidRPr="00ED60DD">
              <w:rPr>
                <w:color w:val="111111"/>
                <w:lang w:val="es-AR"/>
              </w:rPr>
              <w:t xml:space="preserve">A </w:t>
            </w:r>
            <w:r w:rsidRPr="00ED60DD">
              <w:rPr>
                <w:b/>
                <w:bCs/>
                <w:color w:val="111111"/>
                <w:lang w:val="es-AR"/>
              </w:rPr>
              <w:t>CONTRATANTE</w:t>
            </w:r>
            <w:r w:rsidRPr="00ED60DD">
              <w:rPr>
                <w:color w:val="111111"/>
                <w:lang w:val="es-AR"/>
              </w:rPr>
              <w:t xml:space="preserve"> declara manter em seu poder a documentação comprobatória dos dados fáticos, técnicos e científicos relativos aos seus produtos e/ou serviços, pelos quais se responsabiliza integralmente, isentando a </w:t>
            </w:r>
            <w:r w:rsidRPr="00ED60DD">
              <w:rPr>
                <w:b/>
                <w:bCs/>
                <w:color w:val="111111"/>
                <w:lang w:val="es-AR"/>
              </w:rPr>
              <w:t>CONTRATADA</w:t>
            </w:r>
            <w:r w:rsidRPr="00ED60DD">
              <w:rPr>
                <w:color w:val="111111"/>
                <w:lang w:val="es-AR"/>
              </w:rPr>
              <w:t xml:space="preserve"> de responsabilidade pela veracidade do conteúdo da publicidade aprovada.</w:t>
            </w:r>
          </w:p>
        </w:tc>
        <w:tc>
          <w:tcPr>
            <w:tcW w:w="236" w:type="dxa"/>
            <w:tcBorders>
              <w:left w:val="single" w:sz="4" w:space="0" w:color="B8C8E0"/>
              <w:right w:val="single" w:sz="4" w:space="0" w:color="B8C8E0"/>
            </w:tcBorders>
            <w:shd w:val="clear" w:color="auto" w:fill="FFFFFF"/>
          </w:tcPr>
          <w:p w14:paraId="3906687B"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45E307D5" w14:textId="77777777" w:rsidR="008D4F2E" w:rsidRDefault="00000000">
            <w:pPr>
              <w:pBdr>
                <w:top w:val="nil"/>
                <w:left w:val="nil"/>
                <w:bottom w:val="nil"/>
                <w:right w:val="nil"/>
                <w:between w:val="nil"/>
              </w:pBdr>
              <w:spacing w:after="80"/>
              <w:jc w:val="both"/>
              <w:rPr>
                <w:color w:val="000000"/>
              </w:rPr>
            </w:pPr>
            <w:r>
              <w:rPr>
                <w:b/>
                <w:bCs/>
                <w:i/>
                <w:iCs/>
                <w:color w:val="111111"/>
              </w:rPr>
              <w:t>11.3.</w:t>
            </w:r>
            <w:r>
              <w:rPr>
                <w:b/>
                <w:bCs/>
                <w:i/>
                <w:iCs/>
                <w:color w:val="111111"/>
              </w:rPr>
              <w:tab/>
            </w:r>
            <w:r>
              <w:rPr>
                <w:i/>
                <w:iCs/>
                <w:color w:val="111111"/>
              </w:rPr>
              <w:t xml:space="preserve">The </w:t>
            </w:r>
            <w:r>
              <w:rPr>
                <w:b/>
                <w:bCs/>
                <w:i/>
                <w:iCs/>
                <w:color w:val="111111"/>
              </w:rPr>
              <w:t>CLIENT</w:t>
            </w:r>
            <w:r>
              <w:rPr>
                <w:i/>
                <w:iCs/>
                <w:color w:val="111111"/>
              </w:rPr>
              <w:t xml:space="preserve"> declares that it maintains in its possession supporting documentation for all factual, technical and scientific data relating to its products and/or services, for which it is solely responsible, thereby relieving the </w:t>
            </w:r>
            <w:r>
              <w:rPr>
                <w:b/>
                <w:bCs/>
                <w:i/>
                <w:iCs/>
                <w:color w:val="111111"/>
              </w:rPr>
              <w:t>SERVICE PROVIDER</w:t>
            </w:r>
            <w:r>
              <w:rPr>
                <w:i/>
                <w:iCs/>
                <w:color w:val="111111"/>
              </w:rPr>
              <w:t xml:space="preserve"> of liability for the accuracy of approved advertising content.</w:t>
            </w:r>
          </w:p>
        </w:tc>
      </w:tr>
      <w:tr w:rsidR="008D4F2E" w14:paraId="437257EA" w14:textId="77777777">
        <w:tc>
          <w:tcPr>
            <w:tcW w:w="5035" w:type="dxa"/>
            <w:shd w:val="clear" w:color="auto" w:fill="FFFFFF"/>
          </w:tcPr>
          <w:p w14:paraId="526178C4"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0062E6B3"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6D391F4A" w14:textId="77777777" w:rsidR="008D4F2E" w:rsidRDefault="008D4F2E">
            <w:pPr>
              <w:pBdr>
                <w:top w:val="nil"/>
                <w:left w:val="nil"/>
                <w:bottom w:val="nil"/>
                <w:right w:val="nil"/>
                <w:between w:val="nil"/>
              </w:pBdr>
              <w:spacing w:after="40"/>
              <w:jc w:val="both"/>
              <w:rPr>
                <w:color w:val="000000"/>
              </w:rPr>
            </w:pPr>
          </w:p>
        </w:tc>
      </w:tr>
      <w:tr w:rsidR="008D4F2E" w14:paraId="49B275E4" w14:textId="77777777">
        <w:tc>
          <w:tcPr>
            <w:tcW w:w="5035" w:type="dxa"/>
            <w:shd w:val="clear" w:color="auto" w:fill="FFFFFF"/>
          </w:tcPr>
          <w:p w14:paraId="14A381CE"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11.4.</w:t>
            </w:r>
            <w:r w:rsidRPr="00ED60DD">
              <w:rPr>
                <w:b/>
                <w:bCs/>
                <w:color w:val="111111"/>
                <w:lang w:val="es-AR"/>
              </w:rPr>
              <w:tab/>
            </w:r>
            <w:r w:rsidRPr="00ED60DD">
              <w:rPr>
                <w:color w:val="111111"/>
                <w:lang w:val="es-AR"/>
              </w:rPr>
              <w:t xml:space="preserve">A </w:t>
            </w:r>
            <w:r w:rsidRPr="00ED60DD">
              <w:rPr>
                <w:b/>
                <w:bCs/>
                <w:color w:val="111111"/>
                <w:lang w:val="es-AR"/>
              </w:rPr>
              <w:t>CONTRATANTE</w:t>
            </w:r>
            <w:r w:rsidRPr="00ED60DD">
              <w:rPr>
                <w:color w:val="111111"/>
                <w:lang w:val="es-AR"/>
              </w:rPr>
              <w:t xml:space="preserve"> se compromete a observar todas as condições contratadas, concernentes a direitos autorais e de personalidade, em relação aos materiais produzidos pela </w:t>
            </w:r>
            <w:r w:rsidRPr="00ED60DD">
              <w:rPr>
                <w:b/>
                <w:bCs/>
                <w:color w:val="111111"/>
                <w:lang w:val="es-AR"/>
              </w:rPr>
              <w:t>CONTRATADA</w:t>
            </w:r>
            <w:r w:rsidRPr="00ED60DD">
              <w:rPr>
                <w:color w:val="111111"/>
                <w:lang w:val="es-AR"/>
              </w:rPr>
              <w:t xml:space="preserve"> e a ela fornecidos, ficando sob sua integral responsabilidade qualquer uso diverso daquele originalmente contratado, desde que a </w:t>
            </w:r>
            <w:r w:rsidRPr="00ED60DD">
              <w:rPr>
                <w:b/>
                <w:bCs/>
                <w:color w:val="111111"/>
                <w:lang w:val="es-AR"/>
              </w:rPr>
              <w:t xml:space="preserve">CONTRATADA </w:t>
            </w:r>
            <w:r w:rsidRPr="00ED60DD">
              <w:rPr>
                <w:color w:val="111111"/>
                <w:lang w:val="es-AR"/>
              </w:rPr>
              <w:t xml:space="preserve">tenha previamente informado à </w:t>
            </w:r>
            <w:r w:rsidRPr="00ED60DD">
              <w:rPr>
                <w:b/>
                <w:bCs/>
                <w:color w:val="111111"/>
                <w:lang w:val="es-AR"/>
              </w:rPr>
              <w:t xml:space="preserve">CONTRATANTE </w:t>
            </w:r>
            <w:r w:rsidRPr="00ED60DD">
              <w:rPr>
                <w:color w:val="111111"/>
                <w:lang w:val="es-AR"/>
              </w:rPr>
              <w:t>as condições contratuais, limitações e restrições aplicáveis a tais materiais e direitos.</w:t>
            </w:r>
          </w:p>
        </w:tc>
        <w:tc>
          <w:tcPr>
            <w:tcW w:w="236" w:type="dxa"/>
            <w:tcBorders>
              <w:left w:val="single" w:sz="4" w:space="0" w:color="B8C8E0"/>
              <w:right w:val="single" w:sz="4" w:space="0" w:color="B8C8E0"/>
            </w:tcBorders>
            <w:shd w:val="clear" w:color="auto" w:fill="FFFFFF"/>
          </w:tcPr>
          <w:p w14:paraId="5FB76E7C"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1B168329" w14:textId="77777777" w:rsidR="008D4F2E" w:rsidRDefault="00000000">
            <w:pPr>
              <w:pBdr>
                <w:top w:val="nil"/>
                <w:left w:val="nil"/>
                <w:bottom w:val="nil"/>
                <w:right w:val="nil"/>
                <w:between w:val="nil"/>
              </w:pBdr>
              <w:spacing w:after="80"/>
              <w:jc w:val="both"/>
              <w:rPr>
                <w:color w:val="000000"/>
              </w:rPr>
            </w:pPr>
            <w:r>
              <w:rPr>
                <w:b/>
                <w:bCs/>
                <w:i/>
                <w:iCs/>
                <w:color w:val="111111"/>
              </w:rPr>
              <w:t>11.4.</w:t>
            </w:r>
            <w:r>
              <w:rPr>
                <w:b/>
                <w:bCs/>
                <w:i/>
                <w:iCs/>
                <w:color w:val="111111"/>
              </w:rPr>
              <w:tab/>
            </w:r>
            <w:r>
              <w:rPr>
                <w:i/>
                <w:iCs/>
                <w:color w:val="111111"/>
              </w:rPr>
              <w:t xml:space="preserve">The </w:t>
            </w:r>
            <w:r>
              <w:rPr>
                <w:b/>
                <w:bCs/>
                <w:i/>
                <w:iCs/>
                <w:color w:val="111111"/>
              </w:rPr>
              <w:t>CLIENT</w:t>
            </w:r>
            <w:r>
              <w:rPr>
                <w:i/>
                <w:iCs/>
                <w:color w:val="111111"/>
              </w:rPr>
              <w:t xml:space="preserve"> undertakes to comply with all contractual conditions regarding copyright and image rights and personality rights in relation to materials produced and delivered by the </w:t>
            </w:r>
            <w:r>
              <w:rPr>
                <w:b/>
                <w:bCs/>
                <w:i/>
                <w:iCs/>
                <w:color w:val="111111"/>
              </w:rPr>
              <w:t>SERVICE PROVIDER</w:t>
            </w:r>
            <w:r>
              <w:rPr>
                <w:i/>
                <w:iCs/>
                <w:color w:val="111111"/>
              </w:rPr>
              <w:t xml:space="preserve">, and shall bear sole responsibility for any use other than that originally agreed, provided that the </w:t>
            </w:r>
            <w:r>
              <w:rPr>
                <w:b/>
                <w:bCs/>
                <w:i/>
                <w:iCs/>
                <w:color w:val="111111"/>
              </w:rPr>
              <w:t xml:space="preserve">SERVICE PROVIDER </w:t>
            </w:r>
            <w:r>
              <w:rPr>
                <w:i/>
                <w:iCs/>
                <w:color w:val="111111"/>
              </w:rPr>
              <w:t xml:space="preserve">has previously informed the </w:t>
            </w:r>
            <w:r>
              <w:rPr>
                <w:b/>
                <w:bCs/>
                <w:i/>
                <w:iCs/>
                <w:color w:val="111111"/>
              </w:rPr>
              <w:t xml:space="preserve">CLIENT </w:t>
            </w:r>
            <w:r>
              <w:rPr>
                <w:i/>
                <w:iCs/>
                <w:color w:val="111111"/>
              </w:rPr>
              <w:t>of the applicable contractual conditions, limitations and restrictions related to such materials and rights.</w:t>
            </w:r>
          </w:p>
        </w:tc>
      </w:tr>
      <w:tr w:rsidR="008D4F2E" w14:paraId="59D9A55C" w14:textId="77777777">
        <w:tc>
          <w:tcPr>
            <w:tcW w:w="5035" w:type="dxa"/>
            <w:shd w:val="clear" w:color="auto" w:fill="FFFFFF"/>
          </w:tcPr>
          <w:p w14:paraId="5E6175EE" w14:textId="77777777" w:rsidR="008D4F2E" w:rsidRPr="00ED60DD" w:rsidRDefault="00000000">
            <w:pPr>
              <w:pBdr>
                <w:top w:val="nil"/>
                <w:left w:val="nil"/>
                <w:bottom w:val="nil"/>
                <w:right w:val="nil"/>
                <w:between w:val="nil"/>
              </w:pBdr>
              <w:spacing w:after="80"/>
              <w:jc w:val="both"/>
              <w:rPr>
                <w:b/>
                <w:bCs/>
                <w:color w:val="111111"/>
                <w:lang w:val="es-AR"/>
              </w:rPr>
            </w:pPr>
            <w:r w:rsidRPr="00ED60DD">
              <w:rPr>
                <w:b/>
                <w:bCs/>
                <w:color w:val="111111"/>
                <w:lang w:val="es-AR"/>
              </w:rPr>
              <w:t xml:space="preserve">11.5. As Partes concordam que, caso qualquer das Partes seja obrigada a comparecer em juízo ou perante autoridade administrativa em conexão com reivindicações relacionadas a este Contrato, incluindo, mas não se limitando a, reclamações apresentadas por consumidores, apostadores, autoridades reguladoras ou quaisquer terceiros que indiquem tal Parte como ré ou corré, a outra Parte deverá, no prazo de 15 (quinze) dias </w:t>
            </w:r>
            <w:r w:rsidRPr="00ED60DD">
              <w:rPr>
                <w:b/>
                <w:bCs/>
                <w:color w:val="111111"/>
                <w:lang w:val="es-AR"/>
              </w:rPr>
              <w:lastRenderedPageBreak/>
              <w:t xml:space="preserve">contados da respectiva notificação, reembolsar todos os valores razoáveis e efetivamente desembolsados em conexão com a defesa de tal reclamação, exclusivamente na medida em que tal reclamação decorra de atos, omissões, negligência, descumprimento deste Contrato ou violação da Legislação Aplicável pela Parte responsável pelo reembolso. A Parte responsável pelo reembolso também arcará com os honorários advocatícios e demais despesas razoáveis incorridos pela Parte que promove sua defesa, sujeito às mesmas limitações estabelecidas acima. Para evitar dúvidas, nenhuma das Partes terá direito a reembolso na medida em que a respectiva reclamação decorra de sua própria negligência, negligência grave, dolo, descumprimento deste Contrato, violação da Legislação Aplicável ou qualquer ato ou omissão a ela atribuível., </w:t>
            </w:r>
          </w:p>
        </w:tc>
        <w:tc>
          <w:tcPr>
            <w:tcW w:w="236" w:type="dxa"/>
            <w:tcBorders>
              <w:left w:val="single" w:sz="4" w:space="0" w:color="B8C8E0"/>
              <w:right w:val="single" w:sz="4" w:space="0" w:color="B8C8E0"/>
            </w:tcBorders>
            <w:shd w:val="clear" w:color="auto" w:fill="FFFFFF"/>
          </w:tcPr>
          <w:p w14:paraId="5BF61DF3"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0BE7E21A" w14:textId="77777777" w:rsidR="008D4F2E" w:rsidRDefault="00000000">
            <w:pPr>
              <w:pBdr>
                <w:top w:val="nil"/>
                <w:left w:val="nil"/>
                <w:bottom w:val="nil"/>
                <w:right w:val="nil"/>
                <w:between w:val="nil"/>
              </w:pBdr>
              <w:spacing w:after="80"/>
              <w:jc w:val="both"/>
              <w:rPr>
                <w:color w:val="000000"/>
              </w:rPr>
            </w:pPr>
            <w:r>
              <w:rPr>
                <w:b/>
                <w:bCs/>
                <w:i/>
                <w:iCs/>
                <w:color w:val="111111"/>
              </w:rPr>
              <w:t xml:space="preserve">11.5.The Parties agree that, should either Party be compelled to appear in court in connection with claims related to this Agreement, including but not limited to consumers/bettors, regulators or other third parties, naming such Party  as a defendant or co-defendant, the other Party shall, within 15 (fifteen) days of the corresponding notice, reimburse all  reasonable amounts effectively disbursed in connection with its defense of such </w:t>
            </w:r>
            <w:r>
              <w:rPr>
                <w:b/>
                <w:bCs/>
                <w:i/>
                <w:iCs/>
                <w:color w:val="111111"/>
              </w:rPr>
              <w:lastRenderedPageBreak/>
              <w:t>claim, solely to the extent that such claim arises from the acts, omissions, negligence, breach of this Agreement, or violation of Applicable Law by the reimbursing Party. The reimbursing Party shall also cover the reasonable legal fees and expenses incurred by the defending Party in its defense, subject to the same limitations set forth above. For the avoidance of doubt, neither Party shall be entitled to reimbursement to the extent that the relevant claim results from its own negligence, gross negligence, willful misconduct, breach of this Agreement, breach of Applicable Law, or any act or omission attributable to such Party..</w:t>
            </w:r>
          </w:p>
        </w:tc>
      </w:tr>
      <w:tr w:rsidR="008D4F2E" w14:paraId="55D40F95" w14:textId="77777777">
        <w:tc>
          <w:tcPr>
            <w:tcW w:w="5035" w:type="dxa"/>
            <w:shd w:val="clear" w:color="auto" w:fill="FFFFFF"/>
          </w:tcPr>
          <w:p w14:paraId="0DA990D1"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3D2565F6"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5EC56582" w14:textId="77777777" w:rsidR="008D4F2E" w:rsidRDefault="008D4F2E">
            <w:pPr>
              <w:pBdr>
                <w:top w:val="nil"/>
                <w:left w:val="nil"/>
                <w:bottom w:val="nil"/>
                <w:right w:val="nil"/>
                <w:between w:val="nil"/>
              </w:pBdr>
              <w:spacing w:after="40"/>
              <w:jc w:val="both"/>
              <w:rPr>
                <w:color w:val="000000"/>
              </w:rPr>
            </w:pPr>
          </w:p>
        </w:tc>
      </w:tr>
      <w:tr w:rsidR="008D4F2E" w14:paraId="2D48F171" w14:textId="77777777">
        <w:tc>
          <w:tcPr>
            <w:tcW w:w="5035" w:type="dxa"/>
            <w:shd w:val="clear" w:color="auto" w:fill="E8EEF8"/>
          </w:tcPr>
          <w:p w14:paraId="43669B6C" w14:textId="77777777" w:rsidR="008D4F2E" w:rsidRDefault="008D4F2E">
            <w:pPr>
              <w:pBdr>
                <w:top w:val="nil"/>
                <w:left w:val="nil"/>
                <w:bottom w:val="nil"/>
                <w:right w:val="nil"/>
                <w:between w:val="nil"/>
              </w:pBdr>
              <w:spacing w:after="80"/>
              <w:jc w:val="both"/>
              <w:rPr>
                <w:color w:val="000000"/>
              </w:rPr>
            </w:pPr>
          </w:p>
        </w:tc>
        <w:tc>
          <w:tcPr>
            <w:tcW w:w="236" w:type="dxa"/>
            <w:tcBorders>
              <w:left w:val="single" w:sz="4" w:space="0" w:color="B8C8E0"/>
              <w:right w:val="single" w:sz="4" w:space="0" w:color="B8C8E0"/>
            </w:tcBorders>
            <w:shd w:val="clear" w:color="auto" w:fill="FFFFFF"/>
          </w:tcPr>
          <w:p w14:paraId="52656556"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16ED6BB0" w14:textId="77777777" w:rsidR="008D4F2E" w:rsidRDefault="008D4F2E">
            <w:pPr>
              <w:pBdr>
                <w:top w:val="nil"/>
                <w:left w:val="nil"/>
                <w:bottom w:val="nil"/>
                <w:right w:val="nil"/>
                <w:between w:val="nil"/>
              </w:pBdr>
              <w:spacing w:after="80"/>
              <w:jc w:val="both"/>
              <w:rPr>
                <w:color w:val="000000"/>
              </w:rPr>
            </w:pPr>
          </w:p>
        </w:tc>
      </w:tr>
      <w:tr w:rsidR="008D4F2E" w14:paraId="0E7FED71" w14:textId="77777777">
        <w:tc>
          <w:tcPr>
            <w:tcW w:w="5035" w:type="dxa"/>
            <w:shd w:val="clear" w:color="auto" w:fill="FFFFFF"/>
          </w:tcPr>
          <w:p w14:paraId="62633FDC"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1495C386"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507AB509" w14:textId="77777777" w:rsidR="008D4F2E" w:rsidRDefault="008D4F2E">
            <w:pPr>
              <w:pBdr>
                <w:top w:val="nil"/>
                <w:left w:val="nil"/>
                <w:bottom w:val="nil"/>
                <w:right w:val="nil"/>
                <w:between w:val="nil"/>
              </w:pBdr>
              <w:spacing w:after="40"/>
              <w:jc w:val="both"/>
              <w:rPr>
                <w:color w:val="000000"/>
              </w:rPr>
            </w:pPr>
          </w:p>
        </w:tc>
      </w:tr>
      <w:tr w:rsidR="008D4F2E" w14:paraId="5596FDB7" w14:textId="77777777">
        <w:tc>
          <w:tcPr>
            <w:tcW w:w="5035" w:type="dxa"/>
            <w:shd w:val="clear" w:color="auto" w:fill="003087"/>
          </w:tcPr>
          <w:p w14:paraId="5CC4D35A" w14:textId="77777777" w:rsidR="008D4F2E" w:rsidRDefault="00000000">
            <w:pPr>
              <w:pBdr>
                <w:top w:val="nil"/>
                <w:left w:val="nil"/>
                <w:bottom w:val="nil"/>
                <w:right w:val="nil"/>
                <w:between w:val="nil"/>
              </w:pBdr>
              <w:spacing w:before="60" w:after="60"/>
              <w:jc w:val="both"/>
              <w:rPr>
                <w:color w:val="000000"/>
              </w:rPr>
            </w:pPr>
            <w:r>
              <w:rPr>
                <w:b/>
                <w:bCs/>
                <w:color w:val="FFFFFF"/>
                <w:sz w:val="20"/>
                <w:szCs w:val="20"/>
              </w:rPr>
              <w:t>CLÁUSULA 12 - PRAZO</w:t>
            </w:r>
          </w:p>
        </w:tc>
        <w:tc>
          <w:tcPr>
            <w:tcW w:w="236" w:type="dxa"/>
            <w:tcBorders>
              <w:left w:val="single" w:sz="4" w:space="0" w:color="B8C8E0"/>
              <w:right w:val="single" w:sz="4" w:space="0" w:color="B8C8E0"/>
            </w:tcBorders>
            <w:shd w:val="clear" w:color="auto" w:fill="FFFFFF"/>
          </w:tcPr>
          <w:p w14:paraId="05ED1298"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003087"/>
          </w:tcPr>
          <w:p w14:paraId="72EEFE19" w14:textId="77777777" w:rsidR="008D4F2E" w:rsidRDefault="00000000">
            <w:pPr>
              <w:pBdr>
                <w:top w:val="nil"/>
                <w:left w:val="nil"/>
                <w:bottom w:val="nil"/>
                <w:right w:val="nil"/>
                <w:between w:val="nil"/>
              </w:pBdr>
              <w:spacing w:before="60" w:after="60"/>
              <w:jc w:val="both"/>
              <w:rPr>
                <w:color w:val="000000"/>
              </w:rPr>
            </w:pPr>
            <w:r>
              <w:rPr>
                <w:b/>
                <w:bCs/>
                <w:i/>
                <w:iCs/>
                <w:color w:val="FFFFFF"/>
                <w:sz w:val="20"/>
                <w:szCs w:val="20"/>
              </w:rPr>
              <w:t>CLAUSE 12 – TERM</w:t>
            </w:r>
          </w:p>
        </w:tc>
      </w:tr>
      <w:tr w:rsidR="008D4F2E" w14:paraId="5283A66E" w14:textId="77777777">
        <w:tc>
          <w:tcPr>
            <w:tcW w:w="5035" w:type="dxa"/>
            <w:shd w:val="clear" w:color="auto" w:fill="FFFFFF"/>
          </w:tcPr>
          <w:p w14:paraId="1C904068"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650390F9"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54DD8D54" w14:textId="77777777" w:rsidR="008D4F2E" w:rsidRDefault="008D4F2E">
            <w:pPr>
              <w:pBdr>
                <w:top w:val="nil"/>
                <w:left w:val="nil"/>
                <w:bottom w:val="nil"/>
                <w:right w:val="nil"/>
                <w:between w:val="nil"/>
              </w:pBdr>
              <w:spacing w:after="40"/>
              <w:jc w:val="both"/>
              <w:rPr>
                <w:color w:val="000000"/>
              </w:rPr>
            </w:pPr>
          </w:p>
        </w:tc>
      </w:tr>
      <w:tr w:rsidR="008D4F2E" w14:paraId="55545F99" w14:textId="77777777">
        <w:tc>
          <w:tcPr>
            <w:tcW w:w="5035" w:type="dxa"/>
            <w:shd w:val="clear" w:color="auto" w:fill="FFFFFF"/>
          </w:tcPr>
          <w:p w14:paraId="1F94BEC7"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12.1.</w:t>
            </w:r>
            <w:r w:rsidRPr="00ED60DD">
              <w:rPr>
                <w:b/>
                <w:bCs/>
                <w:color w:val="111111"/>
                <w:lang w:val="es-AR"/>
              </w:rPr>
              <w:tab/>
            </w:r>
            <w:r w:rsidRPr="00ED60DD">
              <w:rPr>
                <w:color w:val="111111"/>
                <w:lang w:val="es-AR"/>
              </w:rPr>
              <w:t xml:space="preserve">O presente Contrato vigorará por </w:t>
            </w:r>
            <w:r w:rsidRPr="00ED60DD">
              <w:rPr>
                <w:b/>
                <w:bCs/>
                <w:color w:val="111111"/>
                <w:lang w:val="es-AR"/>
              </w:rPr>
              <w:t>3 (três) meses</w:t>
            </w:r>
            <w:r w:rsidRPr="00ED60DD">
              <w:rPr>
                <w:color w:val="111111"/>
                <w:lang w:val="es-AR"/>
              </w:rPr>
              <w:t xml:space="preserve">, com início em </w:t>
            </w:r>
            <w:r w:rsidRPr="00ED60DD">
              <w:rPr>
                <w:b/>
                <w:bCs/>
                <w:color w:val="111111"/>
                <w:lang w:val="es-AR"/>
              </w:rPr>
              <w:t>05 de maio de 2026</w:t>
            </w:r>
            <w:r w:rsidRPr="00ED60DD">
              <w:rPr>
                <w:color w:val="111111"/>
                <w:lang w:val="es-AR"/>
              </w:rPr>
              <w:t xml:space="preserve"> e término em </w:t>
            </w:r>
            <w:r w:rsidRPr="00ED60DD">
              <w:rPr>
                <w:b/>
                <w:bCs/>
                <w:color w:val="111111"/>
                <w:lang w:val="es-AR"/>
              </w:rPr>
              <w:t>31 de julho de 2026</w:t>
            </w:r>
            <w:r w:rsidRPr="00ED60DD">
              <w:rPr>
                <w:color w:val="111111"/>
                <w:lang w:val="es-AR"/>
              </w:rPr>
              <w:t xml:space="preserve">. Contudo, caso a </w:t>
            </w:r>
            <w:r w:rsidRPr="00ED60DD">
              <w:rPr>
                <w:b/>
                <w:bCs/>
                <w:color w:val="111111"/>
                <w:lang w:val="es-AR"/>
              </w:rPr>
              <w:t>CONTRATANTE</w:t>
            </w:r>
            <w:r w:rsidRPr="00ED60DD">
              <w:rPr>
                <w:color w:val="111111"/>
                <w:lang w:val="es-AR"/>
              </w:rPr>
              <w:t>, após o término do prazo aqui fixado, continue solicitando serviços (novos ou do mesmo escopo deste instrumento), este Contrato será considerado ativo para todos os efeitos de direito e passará a viger por prazo indeterminado, somente podendo ser rescindido nos termos do item 14.2 abaixo.</w:t>
            </w:r>
          </w:p>
        </w:tc>
        <w:tc>
          <w:tcPr>
            <w:tcW w:w="236" w:type="dxa"/>
            <w:tcBorders>
              <w:left w:val="single" w:sz="4" w:space="0" w:color="B8C8E0"/>
              <w:right w:val="single" w:sz="4" w:space="0" w:color="B8C8E0"/>
            </w:tcBorders>
            <w:shd w:val="clear" w:color="auto" w:fill="FFFFFF"/>
          </w:tcPr>
          <w:p w14:paraId="28679297"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286F6A79" w14:textId="77777777" w:rsidR="008D4F2E" w:rsidRDefault="00000000">
            <w:pPr>
              <w:pBdr>
                <w:top w:val="nil"/>
                <w:left w:val="nil"/>
                <w:bottom w:val="nil"/>
                <w:right w:val="nil"/>
                <w:between w:val="nil"/>
              </w:pBdr>
              <w:spacing w:after="80"/>
              <w:jc w:val="both"/>
              <w:rPr>
                <w:color w:val="000000"/>
              </w:rPr>
            </w:pPr>
            <w:r>
              <w:rPr>
                <w:b/>
                <w:bCs/>
                <w:i/>
                <w:iCs/>
                <w:color w:val="111111"/>
              </w:rPr>
              <w:t>12.1.</w:t>
            </w:r>
            <w:r>
              <w:rPr>
                <w:b/>
                <w:bCs/>
                <w:i/>
                <w:iCs/>
                <w:color w:val="111111"/>
              </w:rPr>
              <w:tab/>
            </w:r>
            <w:r>
              <w:rPr>
                <w:i/>
                <w:iCs/>
                <w:color w:val="111111"/>
              </w:rPr>
              <w:t xml:space="preserve">This Agreement shall be in force for </w:t>
            </w:r>
            <w:r>
              <w:rPr>
                <w:b/>
                <w:bCs/>
                <w:i/>
                <w:iCs/>
                <w:color w:val="111111"/>
              </w:rPr>
              <w:t>3 (three) months</w:t>
            </w:r>
            <w:r>
              <w:rPr>
                <w:i/>
                <w:iCs/>
                <w:color w:val="111111"/>
              </w:rPr>
              <w:t xml:space="preserve">, commencing on </w:t>
            </w:r>
            <w:r>
              <w:rPr>
                <w:b/>
                <w:bCs/>
                <w:i/>
                <w:iCs/>
                <w:color w:val="111111"/>
              </w:rPr>
              <w:t>May 5, 2026</w:t>
            </w:r>
            <w:r>
              <w:rPr>
                <w:i/>
                <w:iCs/>
                <w:color w:val="111111"/>
              </w:rPr>
              <w:t xml:space="preserve"> and ending on </w:t>
            </w:r>
            <w:r>
              <w:rPr>
                <w:b/>
                <w:bCs/>
                <w:i/>
                <w:iCs/>
                <w:color w:val="111111"/>
              </w:rPr>
              <w:t>July 31, 2026</w:t>
            </w:r>
            <w:r>
              <w:rPr>
                <w:i/>
                <w:iCs/>
                <w:color w:val="111111"/>
              </w:rPr>
              <w:t xml:space="preserve">. However, should the </w:t>
            </w:r>
            <w:r>
              <w:rPr>
                <w:b/>
                <w:bCs/>
                <w:i/>
                <w:iCs/>
                <w:color w:val="111111"/>
              </w:rPr>
              <w:t>CLIENT</w:t>
            </w:r>
            <w:r>
              <w:rPr>
                <w:i/>
                <w:iCs/>
                <w:color w:val="111111"/>
              </w:rPr>
              <w:t>, after the expiry of the fixed term, continue to request services (new or within the same scope), this Agreement shall be deemed active for all legal purposes and shall remain in force for an indefinite term, terminable only pursuant to item 14.2 below.</w:t>
            </w:r>
          </w:p>
        </w:tc>
      </w:tr>
      <w:tr w:rsidR="008D4F2E" w14:paraId="19390C9E" w14:textId="77777777">
        <w:tc>
          <w:tcPr>
            <w:tcW w:w="5035" w:type="dxa"/>
            <w:shd w:val="clear" w:color="auto" w:fill="FFFFFF"/>
          </w:tcPr>
          <w:p w14:paraId="20E460E7"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74663C1B"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111CCEDF" w14:textId="77777777" w:rsidR="008D4F2E" w:rsidRDefault="008D4F2E">
            <w:pPr>
              <w:pBdr>
                <w:top w:val="nil"/>
                <w:left w:val="nil"/>
                <w:bottom w:val="nil"/>
                <w:right w:val="nil"/>
                <w:between w:val="nil"/>
              </w:pBdr>
              <w:spacing w:after="40"/>
              <w:jc w:val="both"/>
              <w:rPr>
                <w:color w:val="000000"/>
              </w:rPr>
            </w:pPr>
          </w:p>
        </w:tc>
      </w:tr>
      <w:tr w:rsidR="008D4F2E" w14:paraId="7EA11890" w14:textId="77777777">
        <w:tc>
          <w:tcPr>
            <w:tcW w:w="5035" w:type="dxa"/>
            <w:shd w:val="clear" w:color="auto" w:fill="003087"/>
          </w:tcPr>
          <w:p w14:paraId="3CA5C771" w14:textId="77777777" w:rsidR="008D4F2E" w:rsidRPr="00ED60DD" w:rsidRDefault="00000000">
            <w:pPr>
              <w:pBdr>
                <w:top w:val="nil"/>
                <w:left w:val="nil"/>
                <w:bottom w:val="nil"/>
                <w:right w:val="nil"/>
                <w:between w:val="nil"/>
              </w:pBdr>
              <w:spacing w:before="60" w:after="60"/>
              <w:jc w:val="both"/>
              <w:rPr>
                <w:color w:val="000000"/>
                <w:lang w:val="es-AR"/>
              </w:rPr>
            </w:pPr>
            <w:r w:rsidRPr="00ED60DD">
              <w:rPr>
                <w:b/>
                <w:bCs/>
                <w:color w:val="FFFFFF"/>
                <w:sz w:val="20"/>
                <w:szCs w:val="20"/>
                <w:lang w:val="es-AR"/>
              </w:rPr>
              <w:t>CLÁUSULA 13 - DAS GARANTIAS DOS SERVIÇOS</w:t>
            </w:r>
          </w:p>
        </w:tc>
        <w:tc>
          <w:tcPr>
            <w:tcW w:w="236" w:type="dxa"/>
            <w:tcBorders>
              <w:left w:val="single" w:sz="4" w:space="0" w:color="B8C8E0"/>
              <w:right w:val="single" w:sz="4" w:space="0" w:color="B8C8E0"/>
            </w:tcBorders>
            <w:shd w:val="clear" w:color="auto" w:fill="FFFFFF"/>
          </w:tcPr>
          <w:p w14:paraId="3EE0FCD0"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003087"/>
          </w:tcPr>
          <w:p w14:paraId="584F8B55" w14:textId="77777777" w:rsidR="008D4F2E" w:rsidRDefault="00000000">
            <w:pPr>
              <w:pBdr>
                <w:top w:val="nil"/>
                <w:left w:val="nil"/>
                <w:bottom w:val="nil"/>
                <w:right w:val="nil"/>
                <w:between w:val="nil"/>
              </w:pBdr>
              <w:spacing w:before="60" w:after="60"/>
              <w:jc w:val="both"/>
              <w:rPr>
                <w:color w:val="000000"/>
              </w:rPr>
            </w:pPr>
            <w:r>
              <w:rPr>
                <w:b/>
                <w:bCs/>
                <w:i/>
                <w:iCs/>
                <w:color w:val="FFFFFF"/>
                <w:sz w:val="20"/>
                <w:szCs w:val="20"/>
              </w:rPr>
              <w:t>CLAUSE 13 – SERVICE WARRANTIES</w:t>
            </w:r>
          </w:p>
        </w:tc>
      </w:tr>
      <w:tr w:rsidR="008D4F2E" w14:paraId="207409F1" w14:textId="77777777">
        <w:tc>
          <w:tcPr>
            <w:tcW w:w="5035" w:type="dxa"/>
            <w:shd w:val="clear" w:color="auto" w:fill="FFFFFF"/>
          </w:tcPr>
          <w:p w14:paraId="0538409B"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5A132A30"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2C464FE7" w14:textId="77777777" w:rsidR="008D4F2E" w:rsidRDefault="008D4F2E">
            <w:pPr>
              <w:pBdr>
                <w:top w:val="nil"/>
                <w:left w:val="nil"/>
                <w:bottom w:val="nil"/>
                <w:right w:val="nil"/>
                <w:between w:val="nil"/>
              </w:pBdr>
              <w:spacing w:after="40"/>
              <w:jc w:val="both"/>
              <w:rPr>
                <w:color w:val="000000"/>
              </w:rPr>
            </w:pPr>
          </w:p>
        </w:tc>
      </w:tr>
      <w:tr w:rsidR="008D4F2E" w14:paraId="6E6EC975" w14:textId="77777777">
        <w:tc>
          <w:tcPr>
            <w:tcW w:w="5035" w:type="dxa"/>
            <w:shd w:val="clear" w:color="auto" w:fill="FFFFFF"/>
          </w:tcPr>
          <w:p w14:paraId="1EAE1ECC"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13.1.</w:t>
            </w:r>
            <w:r w:rsidRPr="00ED60DD">
              <w:rPr>
                <w:b/>
                <w:bCs/>
                <w:color w:val="111111"/>
                <w:lang w:val="es-AR"/>
              </w:rPr>
              <w:tab/>
            </w:r>
            <w:r w:rsidRPr="00ED60DD">
              <w:rPr>
                <w:color w:val="111111"/>
                <w:lang w:val="es-AR"/>
              </w:rPr>
              <w:t xml:space="preserve">A responsabilidade da </w:t>
            </w:r>
            <w:r w:rsidRPr="00ED60DD">
              <w:rPr>
                <w:b/>
                <w:bCs/>
                <w:color w:val="111111"/>
                <w:lang w:val="es-AR"/>
              </w:rPr>
              <w:t>CONTRATADA</w:t>
            </w:r>
            <w:r w:rsidRPr="00ED60DD">
              <w:rPr>
                <w:color w:val="111111"/>
                <w:lang w:val="es-AR"/>
              </w:rPr>
              <w:t xml:space="preserve"> não excederá as obrigações consignadas no presente Contrato, ficando ajustado que eventual indenização que possa vir a ser devida ficará limitada ao dano direta e efetivamente ocorrido.</w:t>
            </w:r>
          </w:p>
        </w:tc>
        <w:tc>
          <w:tcPr>
            <w:tcW w:w="236" w:type="dxa"/>
            <w:tcBorders>
              <w:left w:val="single" w:sz="4" w:space="0" w:color="B8C8E0"/>
              <w:right w:val="single" w:sz="4" w:space="0" w:color="B8C8E0"/>
            </w:tcBorders>
            <w:shd w:val="clear" w:color="auto" w:fill="FFFFFF"/>
          </w:tcPr>
          <w:p w14:paraId="18E02D16"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6B2E6893" w14:textId="77777777" w:rsidR="008D4F2E" w:rsidRDefault="00000000">
            <w:pPr>
              <w:pBdr>
                <w:top w:val="nil"/>
                <w:left w:val="nil"/>
                <w:bottom w:val="nil"/>
                <w:right w:val="nil"/>
                <w:between w:val="nil"/>
              </w:pBdr>
              <w:spacing w:after="80"/>
              <w:jc w:val="both"/>
              <w:rPr>
                <w:color w:val="000000"/>
              </w:rPr>
            </w:pPr>
            <w:r>
              <w:rPr>
                <w:b/>
                <w:bCs/>
                <w:i/>
                <w:iCs/>
                <w:color w:val="111111"/>
              </w:rPr>
              <w:t>13.1.</w:t>
            </w:r>
            <w:r>
              <w:rPr>
                <w:b/>
                <w:bCs/>
                <w:i/>
                <w:iCs/>
                <w:color w:val="111111"/>
              </w:rPr>
              <w:tab/>
            </w:r>
            <w:r>
              <w:rPr>
                <w:i/>
                <w:iCs/>
                <w:color w:val="111111"/>
              </w:rPr>
              <w:t xml:space="preserve">The </w:t>
            </w:r>
            <w:r>
              <w:rPr>
                <w:b/>
                <w:bCs/>
                <w:i/>
                <w:iCs/>
                <w:color w:val="111111"/>
              </w:rPr>
              <w:t>SERVICE PROVIDER</w:t>
            </w:r>
            <w:r>
              <w:rPr>
                <w:i/>
                <w:iCs/>
                <w:color w:val="111111"/>
              </w:rPr>
              <w:t>'s liability shall not exceed the obligations set forth in this Agreement, and any indemnification shall be limited to the directly and effectively incurred damage.</w:t>
            </w:r>
          </w:p>
        </w:tc>
      </w:tr>
      <w:tr w:rsidR="008D4F2E" w14:paraId="7940E713" w14:textId="77777777">
        <w:tc>
          <w:tcPr>
            <w:tcW w:w="5035" w:type="dxa"/>
            <w:shd w:val="clear" w:color="auto" w:fill="FFFFFF"/>
          </w:tcPr>
          <w:p w14:paraId="2B3389A9"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7334F17B"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5120FAC3" w14:textId="77777777" w:rsidR="008D4F2E" w:rsidRDefault="008D4F2E">
            <w:pPr>
              <w:pBdr>
                <w:top w:val="nil"/>
                <w:left w:val="nil"/>
                <w:bottom w:val="nil"/>
                <w:right w:val="nil"/>
                <w:between w:val="nil"/>
              </w:pBdr>
              <w:spacing w:after="40"/>
              <w:jc w:val="both"/>
              <w:rPr>
                <w:color w:val="000000"/>
              </w:rPr>
            </w:pPr>
          </w:p>
        </w:tc>
      </w:tr>
      <w:tr w:rsidR="008D4F2E" w14:paraId="27B8C258" w14:textId="77777777">
        <w:tc>
          <w:tcPr>
            <w:tcW w:w="5035" w:type="dxa"/>
            <w:shd w:val="clear" w:color="auto" w:fill="E8EEF8"/>
          </w:tcPr>
          <w:p w14:paraId="49EDB4BE"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13.2.</w:t>
            </w:r>
            <w:r w:rsidRPr="00ED60DD">
              <w:rPr>
                <w:b/>
                <w:bCs/>
                <w:color w:val="111111"/>
                <w:lang w:val="es-AR"/>
              </w:rPr>
              <w:tab/>
            </w:r>
            <w:r w:rsidRPr="00ED60DD">
              <w:rPr>
                <w:color w:val="111111"/>
                <w:lang w:val="es-AR"/>
              </w:rPr>
              <w:t>Em nenhuma eventualidade, nem mesmo face a qualquer inadimplemento contratual entre as Partes e/ou terceiros, responderão as Partes por lucros cessantes de qualquer natureza ou perda de contratos futuros.</w:t>
            </w:r>
          </w:p>
        </w:tc>
        <w:tc>
          <w:tcPr>
            <w:tcW w:w="236" w:type="dxa"/>
            <w:tcBorders>
              <w:left w:val="single" w:sz="4" w:space="0" w:color="B8C8E0"/>
              <w:right w:val="single" w:sz="4" w:space="0" w:color="B8C8E0"/>
            </w:tcBorders>
            <w:shd w:val="clear" w:color="auto" w:fill="FFFFFF"/>
          </w:tcPr>
          <w:p w14:paraId="3F3BCC24"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7413693A" w14:textId="77777777" w:rsidR="008D4F2E" w:rsidRDefault="00000000">
            <w:pPr>
              <w:pBdr>
                <w:top w:val="nil"/>
                <w:left w:val="nil"/>
                <w:bottom w:val="nil"/>
                <w:right w:val="nil"/>
                <w:between w:val="nil"/>
              </w:pBdr>
              <w:spacing w:after="80"/>
              <w:jc w:val="both"/>
              <w:rPr>
                <w:color w:val="000000"/>
              </w:rPr>
            </w:pPr>
            <w:r>
              <w:rPr>
                <w:b/>
                <w:bCs/>
                <w:i/>
                <w:iCs/>
                <w:color w:val="111111"/>
              </w:rPr>
              <w:t>13.2.</w:t>
            </w:r>
            <w:r>
              <w:rPr>
                <w:b/>
                <w:bCs/>
                <w:i/>
                <w:iCs/>
                <w:color w:val="111111"/>
              </w:rPr>
              <w:tab/>
            </w:r>
            <w:r>
              <w:rPr>
                <w:i/>
                <w:iCs/>
                <w:color w:val="111111"/>
              </w:rPr>
              <w:t>Under no circumstances, including in the event of any contractual breach between the Parties and/or third parties, shall the Parties be liable for loss of profit of any nature or loss of future contracts.</w:t>
            </w:r>
          </w:p>
        </w:tc>
      </w:tr>
      <w:tr w:rsidR="008D4F2E" w14:paraId="085DEFE6" w14:textId="77777777">
        <w:tc>
          <w:tcPr>
            <w:tcW w:w="5035" w:type="dxa"/>
            <w:shd w:val="clear" w:color="auto" w:fill="FFFFFF"/>
          </w:tcPr>
          <w:p w14:paraId="76046F93"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233950CB"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68DD2EEC" w14:textId="77777777" w:rsidR="008D4F2E" w:rsidRDefault="008D4F2E">
            <w:pPr>
              <w:pBdr>
                <w:top w:val="nil"/>
                <w:left w:val="nil"/>
                <w:bottom w:val="nil"/>
                <w:right w:val="nil"/>
                <w:between w:val="nil"/>
              </w:pBdr>
              <w:spacing w:after="40"/>
              <w:jc w:val="both"/>
              <w:rPr>
                <w:color w:val="000000"/>
              </w:rPr>
            </w:pPr>
          </w:p>
        </w:tc>
      </w:tr>
      <w:tr w:rsidR="008D4F2E" w14:paraId="50F37D26" w14:textId="77777777">
        <w:tc>
          <w:tcPr>
            <w:tcW w:w="5035" w:type="dxa"/>
            <w:shd w:val="clear" w:color="auto" w:fill="003087"/>
          </w:tcPr>
          <w:p w14:paraId="16C90E11" w14:textId="77777777" w:rsidR="008D4F2E" w:rsidRDefault="00000000">
            <w:pPr>
              <w:pBdr>
                <w:top w:val="nil"/>
                <w:left w:val="nil"/>
                <w:bottom w:val="nil"/>
                <w:right w:val="nil"/>
                <w:between w:val="nil"/>
              </w:pBdr>
              <w:spacing w:before="60" w:after="60"/>
              <w:jc w:val="both"/>
              <w:rPr>
                <w:color w:val="000000"/>
              </w:rPr>
            </w:pPr>
            <w:r>
              <w:rPr>
                <w:b/>
                <w:bCs/>
                <w:color w:val="FFFFFF"/>
                <w:sz w:val="20"/>
                <w:szCs w:val="20"/>
              </w:rPr>
              <w:t>CLÁUSULA 14 - DA RESCISÃO CONTRATUAL</w:t>
            </w:r>
          </w:p>
        </w:tc>
        <w:tc>
          <w:tcPr>
            <w:tcW w:w="236" w:type="dxa"/>
            <w:tcBorders>
              <w:left w:val="single" w:sz="4" w:space="0" w:color="B8C8E0"/>
              <w:right w:val="single" w:sz="4" w:space="0" w:color="B8C8E0"/>
            </w:tcBorders>
            <w:shd w:val="clear" w:color="auto" w:fill="FFFFFF"/>
          </w:tcPr>
          <w:p w14:paraId="3A2D6EE7"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003087"/>
          </w:tcPr>
          <w:p w14:paraId="7C046DC1" w14:textId="77777777" w:rsidR="008D4F2E" w:rsidRDefault="00000000">
            <w:pPr>
              <w:pBdr>
                <w:top w:val="nil"/>
                <w:left w:val="nil"/>
                <w:bottom w:val="nil"/>
                <w:right w:val="nil"/>
                <w:between w:val="nil"/>
              </w:pBdr>
              <w:spacing w:before="60" w:after="60"/>
              <w:jc w:val="both"/>
              <w:rPr>
                <w:color w:val="000000"/>
              </w:rPr>
            </w:pPr>
            <w:r>
              <w:rPr>
                <w:b/>
                <w:bCs/>
                <w:i/>
                <w:iCs/>
                <w:color w:val="FFFFFF"/>
                <w:sz w:val="20"/>
                <w:szCs w:val="20"/>
              </w:rPr>
              <w:t>CLAUSE 14 – TERMINATION</w:t>
            </w:r>
          </w:p>
        </w:tc>
      </w:tr>
      <w:tr w:rsidR="008D4F2E" w14:paraId="5084AA03" w14:textId="77777777">
        <w:tc>
          <w:tcPr>
            <w:tcW w:w="5035" w:type="dxa"/>
            <w:shd w:val="clear" w:color="auto" w:fill="FFFFFF"/>
          </w:tcPr>
          <w:p w14:paraId="2814F459"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46EEB021"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4DE7CBDD" w14:textId="77777777" w:rsidR="008D4F2E" w:rsidRDefault="008D4F2E">
            <w:pPr>
              <w:pBdr>
                <w:top w:val="nil"/>
                <w:left w:val="nil"/>
                <w:bottom w:val="nil"/>
                <w:right w:val="nil"/>
                <w:between w:val="nil"/>
              </w:pBdr>
              <w:spacing w:after="40"/>
              <w:jc w:val="both"/>
              <w:rPr>
                <w:color w:val="000000"/>
              </w:rPr>
            </w:pPr>
          </w:p>
        </w:tc>
      </w:tr>
      <w:tr w:rsidR="008D4F2E" w14:paraId="2E687640" w14:textId="77777777">
        <w:tc>
          <w:tcPr>
            <w:tcW w:w="5035" w:type="dxa"/>
            <w:shd w:val="clear" w:color="auto" w:fill="FFFFFF"/>
          </w:tcPr>
          <w:p w14:paraId="0C7B0EEF"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14.1.</w:t>
            </w:r>
            <w:r w:rsidRPr="00ED60DD">
              <w:rPr>
                <w:b/>
                <w:bCs/>
                <w:color w:val="111111"/>
                <w:lang w:val="es-AR"/>
              </w:rPr>
              <w:tab/>
            </w:r>
            <w:r w:rsidRPr="00ED60DD">
              <w:rPr>
                <w:color w:val="111111"/>
                <w:lang w:val="es-AR"/>
              </w:rPr>
              <w:t xml:space="preserve">Considerando a natureza de projeto e o prazo determinado deste Contrato, fica facultado exclusivamente à </w:t>
            </w:r>
            <w:r w:rsidRPr="00ED60DD">
              <w:rPr>
                <w:b/>
                <w:bCs/>
                <w:color w:val="111111"/>
                <w:lang w:val="es-AR"/>
              </w:rPr>
              <w:t>CONTRATANTE</w:t>
            </w:r>
            <w:r w:rsidRPr="00ED60DD">
              <w:rPr>
                <w:color w:val="111111"/>
                <w:lang w:val="es-AR"/>
              </w:rPr>
              <w:t xml:space="preserve"> promover a rescisão unilateral e imotivada deste instrumento, mediante Notificação Extrajudicial à </w:t>
            </w:r>
            <w:r w:rsidRPr="00ED60DD">
              <w:rPr>
                <w:b/>
                <w:bCs/>
                <w:color w:val="111111"/>
                <w:lang w:val="es-AR"/>
              </w:rPr>
              <w:t>CONTRATADA</w:t>
            </w:r>
            <w:r w:rsidRPr="00ED60DD">
              <w:rPr>
                <w:color w:val="111111"/>
                <w:lang w:val="es-AR"/>
              </w:rPr>
              <w:t xml:space="preserve"> com antecedência mínima de 15 (quinze) dias da data pretendida para a rescisão. Em tal hipótese, a </w:t>
            </w:r>
            <w:r w:rsidRPr="00ED60DD">
              <w:rPr>
                <w:b/>
                <w:bCs/>
                <w:color w:val="111111"/>
                <w:lang w:val="es-AR"/>
              </w:rPr>
              <w:t>CONTRATANTE</w:t>
            </w:r>
            <w:r w:rsidRPr="00ED60DD">
              <w:rPr>
                <w:color w:val="111111"/>
                <w:lang w:val="es-AR"/>
              </w:rPr>
              <w:t xml:space="preserve"> pagará à </w:t>
            </w:r>
            <w:r w:rsidRPr="00ED60DD">
              <w:rPr>
                <w:b/>
                <w:bCs/>
                <w:color w:val="111111"/>
                <w:lang w:val="es-AR"/>
              </w:rPr>
              <w:t>CONTRATADA</w:t>
            </w:r>
            <w:r w:rsidRPr="00ED60DD">
              <w:rPr>
                <w:color w:val="111111"/>
                <w:lang w:val="es-AR"/>
              </w:rPr>
              <w:t xml:space="preserve">, em até 5 (cinco) dias úteis contados da efetiva rescisão e mediante apresentação da respectiva nota fiscal, a soma dos </w:t>
            </w:r>
            <w:r w:rsidRPr="00ED60DD">
              <w:rPr>
                <w:color w:val="111111"/>
                <w:lang w:val="es-AR"/>
              </w:rPr>
              <w:lastRenderedPageBreak/>
              <w:t>seguintes valores, a título de compensação integral pela rescisão imotivada (“</w:t>
            </w:r>
            <w:r w:rsidRPr="00ED60DD">
              <w:rPr>
                <w:b/>
                <w:bCs/>
                <w:color w:val="111111"/>
                <w:lang w:val="es-AR"/>
              </w:rPr>
              <w:t>Kill Fee</w:t>
            </w:r>
            <w:r w:rsidRPr="00ED60DD">
              <w:rPr>
                <w:color w:val="111111"/>
                <w:lang w:val="es-AR"/>
              </w:rPr>
              <w:t>”):</w:t>
            </w:r>
          </w:p>
        </w:tc>
        <w:tc>
          <w:tcPr>
            <w:tcW w:w="236" w:type="dxa"/>
            <w:tcBorders>
              <w:left w:val="single" w:sz="4" w:space="0" w:color="B8C8E0"/>
              <w:right w:val="single" w:sz="4" w:space="0" w:color="B8C8E0"/>
            </w:tcBorders>
            <w:shd w:val="clear" w:color="auto" w:fill="FFFFFF"/>
          </w:tcPr>
          <w:p w14:paraId="67F89221"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460AFBBE" w14:textId="77777777" w:rsidR="008D4F2E" w:rsidRDefault="00000000">
            <w:pPr>
              <w:pBdr>
                <w:top w:val="nil"/>
                <w:left w:val="nil"/>
                <w:bottom w:val="nil"/>
                <w:right w:val="nil"/>
                <w:between w:val="nil"/>
              </w:pBdr>
              <w:spacing w:after="80"/>
              <w:jc w:val="both"/>
              <w:rPr>
                <w:color w:val="000000"/>
              </w:rPr>
            </w:pPr>
            <w:r>
              <w:rPr>
                <w:b/>
                <w:bCs/>
                <w:i/>
                <w:iCs/>
                <w:color w:val="111111"/>
              </w:rPr>
              <w:t>14.1.</w:t>
            </w:r>
            <w:r>
              <w:rPr>
                <w:b/>
                <w:bCs/>
                <w:i/>
                <w:iCs/>
                <w:color w:val="111111"/>
              </w:rPr>
              <w:tab/>
            </w:r>
            <w:r>
              <w:rPr>
                <w:i/>
                <w:iCs/>
                <w:color w:val="111111"/>
              </w:rPr>
              <w:t xml:space="preserve">In view of the project-based nature and fixed term of this Agreement, only the </w:t>
            </w:r>
            <w:r>
              <w:rPr>
                <w:b/>
                <w:bCs/>
                <w:i/>
                <w:iCs/>
                <w:color w:val="111111"/>
              </w:rPr>
              <w:t>CLIENT</w:t>
            </w:r>
            <w:r>
              <w:rPr>
                <w:i/>
                <w:iCs/>
                <w:color w:val="111111"/>
              </w:rPr>
              <w:t xml:space="preserve"> may promote the unilateral termination without cause of this instrument, by delivering a written notice to the </w:t>
            </w:r>
            <w:r>
              <w:rPr>
                <w:b/>
                <w:bCs/>
                <w:i/>
                <w:iCs/>
                <w:color w:val="111111"/>
              </w:rPr>
              <w:t>SERVICE PROVIDER</w:t>
            </w:r>
            <w:r>
              <w:rPr>
                <w:i/>
                <w:iCs/>
                <w:color w:val="111111"/>
              </w:rPr>
              <w:t xml:space="preserve"> at least 15 (fifteen) days before the intended termination date. In such event, the </w:t>
            </w:r>
            <w:r>
              <w:rPr>
                <w:b/>
                <w:bCs/>
                <w:i/>
                <w:iCs/>
                <w:color w:val="111111"/>
              </w:rPr>
              <w:t>CLIENT</w:t>
            </w:r>
            <w:r>
              <w:rPr>
                <w:i/>
                <w:iCs/>
                <w:color w:val="111111"/>
              </w:rPr>
              <w:t xml:space="preserve"> shall pay to the </w:t>
            </w:r>
            <w:r>
              <w:rPr>
                <w:b/>
                <w:bCs/>
                <w:i/>
                <w:iCs/>
                <w:color w:val="111111"/>
              </w:rPr>
              <w:t>SERVICE PROVIDER</w:t>
            </w:r>
            <w:r>
              <w:rPr>
                <w:i/>
                <w:iCs/>
                <w:color w:val="111111"/>
              </w:rPr>
              <w:t xml:space="preserve">, within 5 (five) business days from the effective termination date and upon presentation of the corresponding invoice, the sum of the following </w:t>
            </w:r>
            <w:r>
              <w:rPr>
                <w:i/>
                <w:iCs/>
                <w:color w:val="111111"/>
              </w:rPr>
              <w:lastRenderedPageBreak/>
              <w:t>amounts as full compensation for the no-cause termination (“</w:t>
            </w:r>
            <w:r>
              <w:rPr>
                <w:b/>
                <w:bCs/>
                <w:i/>
                <w:iCs/>
                <w:color w:val="111111"/>
              </w:rPr>
              <w:t>Kill Fee</w:t>
            </w:r>
            <w:r>
              <w:rPr>
                <w:i/>
                <w:iCs/>
                <w:color w:val="111111"/>
              </w:rPr>
              <w:t>”):</w:t>
            </w:r>
          </w:p>
        </w:tc>
      </w:tr>
      <w:tr w:rsidR="008D4F2E" w14:paraId="6EA998AB" w14:textId="77777777">
        <w:tc>
          <w:tcPr>
            <w:tcW w:w="5035" w:type="dxa"/>
            <w:shd w:val="clear" w:color="auto" w:fill="E8EEF8"/>
          </w:tcPr>
          <w:p w14:paraId="788D4100"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111111"/>
                <w:lang w:val="es-AR"/>
              </w:rPr>
              <w:lastRenderedPageBreak/>
              <w:t>(a) os Honorários proporcionais aos SERVIÇOS efetivamente executados e/ou em curso até a data da rescisão;</w:t>
            </w:r>
          </w:p>
        </w:tc>
        <w:tc>
          <w:tcPr>
            <w:tcW w:w="236" w:type="dxa"/>
            <w:tcBorders>
              <w:left w:val="single" w:sz="4" w:space="0" w:color="B8C8E0"/>
              <w:right w:val="single" w:sz="4" w:space="0" w:color="B8C8E0"/>
            </w:tcBorders>
            <w:shd w:val="clear" w:color="auto" w:fill="FFFFFF"/>
          </w:tcPr>
          <w:p w14:paraId="5E038F57"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499EDDA3" w14:textId="77777777" w:rsidR="008D4F2E" w:rsidRDefault="00000000">
            <w:pPr>
              <w:pBdr>
                <w:top w:val="nil"/>
                <w:left w:val="nil"/>
                <w:bottom w:val="nil"/>
                <w:right w:val="nil"/>
                <w:between w:val="nil"/>
              </w:pBdr>
              <w:spacing w:after="80"/>
              <w:ind w:left="300"/>
              <w:jc w:val="both"/>
              <w:rPr>
                <w:color w:val="000000"/>
              </w:rPr>
            </w:pPr>
            <w:r>
              <w:rPr>
                <w:i/>
                <w:iCs/>
                <w:color w:val="111111"/>
              </w:rPr>
              <w:t>(a) Fees proportional to the SERVICES actually performed and/or in progress up to the termination date;</w:t>
            </w:r>
          </w:p>
        </w:tc>
      </w:tr>
      <w:tr w:rsidR="008D4F2E" w14:paraId="73029552" w14:textId="77777777">
        <w:tc>
          <w:tcPr>
            <w:tcW w:w="5035" w:type="dxa"/>
            <w:shd w:val="clear" w:color="auto" w:fill="FFFFFF"/>
          </w:tcPr>
          <w:p w14:paraId="7B52CBE2"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111111"/>
                <w:lang w:val="es-AR"/>
              </w:rPr>
              <w:t xml:space="preserve">(b) o valor integral dos custos comprovadamente incorridos ou já comprometidos pela </w:t>
            </w:r>
            <w:r w:rsidRPr="00ED60DD">
              <w:rPr>
                <w:b/>
                <w:bCs/>
                <w:color w:val="111111"/>
                <w:lang w:val="es-AR"/>
              </w:rPr>
              <w:t xml:space="preserve">CONTRATADA </w:t>
            </w:r>
            <w:r w:rsidRPr="00ED60DD">
              <w:rPr>
                <w:color w:val="111111"/>
                <w:lang w:val="es-AR"/>
              </w:rPr>
              <w:t xml:space="preserve">junto a Veículos, Fornecedores e demais terceiros de produção contratados, por conta e ordem da </w:t>
            </w:r>
            <w:r w:rsidRPr="00ED60DD">
              <w:rPr>
                <w:b/>
                <w:bCs/>
                <w:color w:val="111111"/>
                <w:lang w:val="es-AR"/>
              </w:rPr>
              <w:t>CONTRATANTE</w:t>
            </w:r>
            <w:r w:rsidRPr="00ED60DD">
              <w:rPr>
                <w:color w:val="111111"/>
                <w:lang w:val="es-AR"/>
              </w:rPr>
              <w:t>, no âmbito da Verba de Produção e Ativação prevista na Cláusula 9.1.2, que sejam irretratáveis, irrevogáveis ou não canceláveis sem ônus desde que tais contratações tenham sido previamente aprovadas por escrito pelo CLIENTE; e</w:t>
            </w:r>
          </w:p>
        </w:tc>
        <w:tc>
          <w:tcPr>
            <w:tcW w:w="236" w:type="dxa"/>
            <w:tcBorders>
              <w:left w:val="single" w:sz="4" w:space="0" w:color="B8C8E0"/>
              <w:right w:val="single" w:sz="4" w:space="0" w:color="B8C8E0"/>
            </w:tcBorders>
            <w:shd w:val="clear" w:color="auto" w:fill="FFFFFF"/>
          </w:tcPr>
          <w:p w14:paraId="32648F5E"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56DCE323" w14:textId="77777777" w:rsidR="008D4F2E" w:rsidRDefault="00000000">
            <w:pPr>
              <w:pBdr>
                <w:top w:val="nil"/>
                <w:left w:val="nil"/>
                <w:bottom w:val="nil"/>
                <w:right w:val="nil"/>
                <w:between w:val="nil"/>
              </w:pBdr>
              <w:spacing w:after="80"/>
              <w:ind w:left="300"/>
              <w:jc w:val="both"/>
              <w:rPr>
                <w:color w:val="000000"/>
              </w:rPr>
            </w:pPr>
            <w:r>
              <w:rPr>
                <w:i/>
                <w:iCs/>
                <w:color w:val="111111"/>
              </w:rPr>
              <w:t xml:space="preserve">(b) the full amount of costs demonstrably incurred or already committed by the </w:t>
            </w:r>
            <w:r>
              <w:rPr>
                <w:b/>
                <w:bCs/>
                <w:i/>
                <w:iCs/>
                <w:color w:val="111111"/>
              </w:rPr>
              <w:t xml:space="preserve">SERVICE PROVIDER </w:t>
            </w:r>
            <w:r>
              <w:rPr>
                <w:i/>
                <w:iCs/>
                <w:color w:val="111111"/>
              </w:rPr>
              <w:t xml:space="preserve">with Media Outlets, Suppliers and other production third parties contracted on behalf of the </w:t>
            </w:r>
            <w:r>
              <w:rPr>
                <w:b/>
                <w:bCs/>
                <w:i/>
                <w:iCs/>
                <w:color w:val="111111"/>
              </w:rPr>
              <w:t xml:space="preserve">CLIENT </w:t>
            </w:r>
            <w:r>
              <w:rPr>
                <w:i/>
                <w:iCs/>
                <w:color w:val="111111"/>
              </w:rPr>
              <w:t>under the Production &amp; Activation Budget set out in Clause 9.1.2, that are non-cancellable, irrevocable or otherwise committed, provided that such engagements were previously approved in writing by the CLIENT; and</w:t>
            </w:r>
          </w:p>
        </w:tc>
      </w:tr>
      <w:tr w:rsidR="008D4F2E" w14:paraId="0294D4EF" w14:textId="77777777">
        <w:tc>
          <w:tcPr>
            <w:tcW w:w="5035" w:type="dxa"/>
            <w:shd w:val="clear" w:color="auto" w:fill="E8EEF8"/>
          </w:tcPr>
          <w:p w14:paraId="4527624D"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111111"/>
                <w:lang w:val="es-AR"/>
              </w:rPr>
              <w:t>(c) 30% (trinta por cento) do saldo remanescente dos Honorários ainda não faturados, conforme cronograma previsto na Cláusula 9.1 acima.</w:t>
            </w:r>
          </w:p>
        </w:tc>
        <w:tc>
          <w:tcPr>
            <w:tcW w:w="236" w:type="dxa"/>
            <w:tcBorders>
              <w:left w:val="single" w:sz="4" w:space="0" w:color="B8C8E0"/>
              <w:right w:val="single" w:sz="4" w:space="0" w:color="B8C8E0"/>
            </w:tcBorders>
            <w:shd w:val="clear" w:color="auto" w:fill="FFFFFF"/>
          </w:tcPr>
          <w:p w14:paraId="12F2F306"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0D61F8DC" w14:textId="77777777" w:rsidR="008D4F2E" w:rsidRDefault="00000000">
            <w:pPr>
              <w:pBdr>
                <w:top w:val="nil"/>
                <w:left w:val="nil"/>
                <w:bottom w:val="nil"/>
                <w:right w:val="nil"/>
                <w:between w:val="nil"/>
              </w:pBdr>
              <w:spacing w:after="80"/>
              <w:ind w:left="300"/>
              <w:jc w:val="both"/>
              <w:rPr>
                <w:color w:val="000000"/>
              </w:rPr>
            </w:pPr>
            <w:r>
              <w:rPr>
                <w:i/>
                <w:iCs/>
                <w:color w:val="111111"/>
              </w:rPr>
              <w:t>(c) 30% (Thirty percent) of the remaining balance of Fees not yet invoiced, pursuant to the schedule set out in Clause 9.1 above.</w:t>
            </w:r>
          </w:p>
        </w:tc>
      </w:tr>
      <w:tr w:rsidR="008D4F2E" w14:paraId="589D339D" w14:textId="77777777">
        <w:tc>
          <w:tcPr>
            <w:tcW w:w="5035" w:type="dxa"/>
            <w:shd w:val="clear" w:color="auto" w:fill="FFFFFF"/>
          </w:tcPr>
          <w:p w14:paraId="22B99377"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445B1061"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7490230A" w14:textId="77777777" w:rsidR="008D4F2E" w:rsidRDefault="008D4F2E">
            <w:pPr>
              <w:pBdr>
                <w:top w:val="nil"/>
                <w:left w:val="nil"/>
                <w:bottom w:val="nil"/>
                <w:right w:val="nil"/>
                <w:between w:val="nil"/>
              </w:pBdr>
              <w:spacing w:after="40"/>
              <w:jc w:val="both"/>
              <w:rPr>
                <w:color w:val="000000"/>
              </w:rPr>
            </w:pPr>
          </w:p>
        </w:tc>
      </w:tr>
      <w:tr w:rsidR="008D4F2E" w14:paraId="727A008A" w14:textId="77777777">
        <w:tc>
          <w:tcPr>
            <w:tcW w:w="5035" w:type="dxa"/>
            <w:shd w:val="clear" w:color="auto" w:fill="FFFFFF"/>
          </w:tcPr>
          <w:p w14:paraId="21D1E6FA"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14.1.1.</w:t>
            </w:r>
            <w:r w:rsidRPr="00ED60DD">
              <w:rPr>
                <w:b/>
                <w:bCs/>
                <w:color w:val="111111"/>
                <w:lang w:val="es-AR"/>
              </w:rPr>
              <w:tab/>
            </w:r>
            <w:r w:rsidRPr="00ED60DD">
              <w:rPr>
                <w:color w:val="111111"/>
                <w:lang w:val="es-AR"/>
              </w:rPr>
              <w:t xml:space="preserve">Em razão da natureza e do prazo determinado deste Contrato, a </w:t>
            </w:r>
            <w:r w:rsidRPr="00ED60DD">
              <w:rPr>
                <w:b/>
                <w:bCs/>
                <w:color w:val="111111"/>
                <w:lang w:val="es-AR"/>
              </w:rPr>
              <w:t>CONTRATADA</w:t>
            </w:r>
            <w:r w:rsidRPr="00ED60DD">
              <w:rPr>
                <w:color w:val="111111"/>
                <w:lang w:val="es-AR"/>
              </w:rPr>
              <w:t xml:space="preserve"> não poderá promover a rescisão unilateral e imotivada, comprometendo-se à execução integral dos SERVIÇOS no prazo de vigência, ressalvadas as hipóteses de rescisão por inadimplemento previstas na Cláusula 14.2 abaixo.</w:t>
            </w:r>
          </w:p>
        </w:tc>
        <w:tc>
          <w:tcPr>
            <w:tcW w:w="236" w:type="dxa"/>
            <w:tcBorders>
              <w:left w:val="single" w:sz="4" w:space="0" w:color="B8C8E0"/>
              <w:right w:val="single" w:sz="4" w:space="0" w:color="B8C8E0"/>
            </w:tcBorders>
            <w:shd w:val="clear" w:color="auto" w:fill="FFFFFF"/>
          </w:tcPr>
          <w:p w14:paraId="0C96CF9A"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10A70510" w14:textId="77777777" w:rsidR="008D4F2E" w:rsidRDefault="00000000">
            <w:pPr>
              <w:pBdr>
                <w:top w:val="nil"/>
                <w:left w:val="nil"/>
                <w:bottom w:val="nil"/>
                <w:right w:val="nil"/>
                <w:between w:val="nil"/>
              </w:pBdr>
              <w:spacing w:after="80"/>
              <w:jc w:val="both"/>
              <w:rPr>
                <w:color w:val="000000"/>
              </w:rPr>
            </w:pPr>
            <w:r>
              <w:rPr>
                <w:b/>
                <w:bCs/>
                <w:i/>
                <w:iCs/>
                <w:color w:val="111111"/>
              </w:rPr>
              <w:t>14.1.1.</w:t>
            </w:r>
            <w:r>
              <w:rPr>
                <w:b/>
                <w:bCs/>
                <w:i/>
                <w:iCs/>
                <w:color w:val="111111"/>
              </w:rPr>
              <w:tab/>
            </w:r>
            <w:r>
              <w:rPr>
                <w:i/>
                <w:iCs/>
                <w:color w:val="111111"/>
              </w:rPr>
              <w:t xml:space="preserve">Due to the nature and fixed term of this Agreement, the </w:t>
            </w:r>
            <w:r>
              <w:rPr>
                <w:b/>
                <w:bCs/>
                <w:i/>
                <w:iCs/>
                <w:color w:val="111111"/>
              </w:rPr>
              <w:t>SERVICE PROVIDER</w:t>
            </w:r>
            <w:r>
              <w:rPr>
                <w:i/>
                <w:iCs/>
                <w:color w:val="111111"/>
              </w:rPr>
              <w:t xml:space="preserve"> may not terminate this Agreement without cause, and undertakes to fully perform the SERVICES within the term, except in the events of termination for breach set out in Clause 14.2 below.</w:t>
            </w:r>
          </w:p>
        </w:tc>
      </w:tr>
      <w:tr w:rsidR="008D4F2E" w14:paraId="2040A199" w14:textId="77777777">
        <w:tc>
          <w:tcPr>
            <w:tcW w:w="5035" w:type="dxa"/>
            <w:shd w:val="clear" w:color="auto" w:fill="FFFFFF"/>
          </w:tcPr>
          <w:p w14:paraId="4D73A425"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686CFC93"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38228B23" w14:textId="77777777" w:rsidR="008D4F2E" w:rsidRDefault="008D4F2E">
            <w:pPr>
              <w:pBdr>
                <w:top w:val="nil"/>
                <w:left w:val="nil"/>
                <w:bottom w:val="nil"/>
                <w:right w:val="nil"/>
                <w:between w:val="nil"/>
              </w:pBdr>
              <w:spacing w:after="40"/>
              <w:jc w:val="both"/>
              <w:rPr>
                <w:color w:val="000000"/>
              </w:rPr>
            </w:pPr>
          </w:p>
        </w:tc>
      </w:tr>
      <w:tr w:rsidR="008D4F2E" w14:paraId="72FAE712" w14:textId="77777777">
        <w:tc>
          <w:tcPr>
            <w:tcW w:w="5035" w:type="dxa"/>
            <w:shd w:val="clear" w:color="auto" w:fill="E8EEF8"/>
          </w:tcPr>
          <w:p w14:paraId="6A8422ED" w14:textId="77777777" w:rsidR="008D4F2E" w:rsidRDefault="00000000">
            <w:pPr>
              <w:pBdr>
                <w:top w:val="nil"/>
                <w:left w:val="nil"/>
                <w:bottom w:val="nil"/>
                <w:right w:val="nil"/>
                <w:between w:val="nil"/>
              </w:pBdr>
              <w:spacing w:after="80"/>
              <w:jc w:val="both"/>
              <w:rPr>
                <w:color w:val="000000"/>
              </w:rPr>
            </w:pPr>
            <w:r w:rsidRPr="00ED60DD">
              <w:rPr>
                <w:b/>
                <w:bCs/>
                <w:color w:val="111111"/>
                <w:lang w:val="es-AR"/>
              </w:rPr>
              <w:t>14.2.</w:t>
            </w:r>
            <w:r w:rsidRPr="00ED60DD">
              <w:rPr>
                <w:b/>
                <w:bCs/>
                <w:color w:val="111111"/>
                <w:lang w:val="es-AR"/>
              </w:rPr>
              <w:tab/>
            </w:r>
            <w:r w:rsidRPr="00ED60DD">
              <w:rPr>
                <w:color w:val="111111"/>
                <w:lang w:val="es-AR"/>
              </w:rPr>
              <w:t xml:space="preserve">Este Contrato poderá também ser rescindido, de pleno direito, (i) na hipótese de inadimplemento contratual comprovado, formalmente comunicado via notificação extrajudicial e que não seja sanado no prazo de até 10 (dez) dias úteis em caso de inadimplemento de obrigações financeiras (incluindo, sem limitação, o não repasse dos recursos da Verba de Produção e Ativação pela </w:t>
            </w:r>
            <w:r w:rsidRPr="00ED60DD">
              <w:rPr>
                <w:b/>
                <w:bCs/>
                <w:color w:val="111111"/>
                <w:lang w:val="es-AR"/>
              </w:rPr>
              <w:t>CONTRATANTE</w:t>
            </w:r>
            <w:r w:rsidRPr="00ED60DD">
              <w:rPr>
                <w:color w:val="111111"/>
                <w:lang w:val="es-AR"/>
              </w:rPr>
              <w:t xml:space="preserve"> nos termos da Cláusula 9.5, ou o não pagamento dos Honorários nos termos da Cláusula 9.1), ou no prazo de até 30 (trinta) dias para as demais obrigações; e (ii) descumprimento, por culpa ou dolo, de dispositivos legais aplicáveis ao contrato, incluindo, sem limitação, qualquer violação de leis e regulamentos aplicáveis à Campanha relacionados à publicidade, jogos e apostas, proteção ao consumidor, propriedade intelectual, privacidade ou proteção de dados. </w:t>
            </w:r>
            <w:r>
              <w:rPr>
                <w:color w:val="111111"/>
              </w:rPr>
              <w:t>E ainda nas seguintes hipóteses isentas de penalidades:</w:t>
            </w:r>
          </w:p>
        </w:tc>
        <w:tc>
          <w:tcPr>
            <w:tcW w:w="236" w:type="dxa"/>
            <w:tcBorders>
              <w:left w:val="single" w:sz="4" w:space="0" w:color="B8C8E0"/>
              <w:right w:val="single" w:sz="4" w:space="0" w:color="B8C8E0"/>
            </w:tcBorders>
            <w:shd w:val="clear" w:color="auto" w:fill="FFFFFF"/>
          </w:tcPr>
          <w:p w14:paraId="6A3CCEB6"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39D31C8C" w14:textId="77777777" w:rsidR="008D4F2E" w:rsidRDefault="00000000">
            <w:pPr>
              <w:pBdr>
                <w:top w:val="nil"/>
                <w:left w:val="nil"/>
                <w:bottom w:val="nil"/>
                <w:right w:val="nil"/>
                <w:between w:val="nil"/>
              </w:pBdr>
              <w:spacing w:after="80"/>
              <w:jc w:val="both"/>
              <w:rPr>
                <w:color w:val="000000"/>
              </w:rPr>
            </w:pPr>
            <w:r>
              <w:rPr>
                <w:b/>
                <w:bCs/>
                <w:i/>
                <w:iCs/>
                <w:color w:val="111111"/>
              </w:rPr>
              <w:t>14.2.</w:t>
            </w:r>
            <w:r>
              <w:rPr>
                <w:b/>
                <w:bCs/>
                <w:i/>
                <w:iCs/>
                <w:color w:val="111111"/>
              </w:rPr>
              <w:tab/>
            </w:r>
            <w:r>
              <w:rPr>
                <w:i/>
                <w:iCs/>
                <w:color w:val="111111"/>
              </w:rPr>
              <w:t xml:space="preserve">This Agreement may also be terminated by operation of law: (i) in the event of proven contractual breach, formally communicated by written notice and not remedied within 10 (ten) business days in the case of financial obligations (including, without limitation, failure to transfer the Production &amp; Activation Budget funds by the </w:t>
            </w:r>
            <w:r>
              <w:rPr>
                <w:b/>
                <w:bCs/>
                <w:i/>
                <w:iCs/>
                <w:color w:val="111111"/>
              </w:rPr>
              <w:t>CLIENT</w:t>
            </w:r>
            <w:r>
              <w:rPr>
                <w:i/>
                <w:iCs/>
                <w:color w:val="111111"/>
              </w:rPr>
              <w:t xml:space="preserve"> pursuant to Clause 9.5, or failure to pay the Fees pursuant to Clause 9.1), or within 30 (thirty) days for other obligations; and (ii) willful or negligent breach of applicable legal provisions including, without limitation, any breach of advertising, gaming, consumer protection, intellectual property, privacy or data protection laws and regulations applicable to the Campaign. Also, without penalty, in the following events:</w:t>
            </w:r>
          </w:p>
        </w:tc>
      </w:tr>
      <w:tr w:rsidR="008D4F2E" w14:paraId="59882DA3" w14:textId="77777777">
        <w:tc>
          <w:tcPr>
            <w:tcW w:w="5035" w:type="dxa"/>
            <w:shd w:val="clear" w:color="auto" w:fill="FFFFFF"/>
          </w:tcPr>
          <w:p w14:paraId="1E7F90EE"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111111"/>
                <w:lang w:val="es-AR"/>
              </w:rPr>
              <w:t>(a) decretação de falência, pedido de recuperação judicial, dissolução extrajudicial ou judicial de qualquer das partes; e</w:t>
            </w:r>
          </w:p>
        </w:tc>
        <w:tc>
          <w:tcPr>
            <w:tcW w:w="236" w:type="dxa"/>
            <w:tcBorders>
              <w:left w:val="single" w:sz="4" w:space="0" w:color="B8C8E0"/>
              <w:right w:val="single" w:sz="4" w:space="0" w:color="B8C8E0"/>
            </w:tcBorders>
            <w:shd w:val="clear" w:color="auto" w:fill="FFFFFF"/>
          </w:tcPr>
          <w:p w14:paraId="1EE7C9D0"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3D35F1C0" w14:textId="77777777" w:rsidR="008D4F2E" w:rsidRDefault="00000000">
            <w:pPr>
              <w:pBdr>
                <w:top w:val="nil"/>
                <w:left w:val="nil"/>
                <w:bottom w:val="nil"/>
                <w:right w:val="nil"/>
                <w:between w:val="nil"/>
              </w:pBdr>
              <w:spacing w:after="80"/>
              <w:ind w:left="300"/>
              <w:jc w:val="both"/>
              <w:rPr>
                <w:color w:val="000000"/>
              </w:rPr>
            </w:pPr>
            <w:r>
              <w:rPr>
                <w:i/>
                <w:iCs/>
                <w:color w:val="111111"/>
              </w:rPr>
              <w:t>(a) declaration of bankruptcy, filing for judicial reorganization, or out-of-court dissolution or judicial dissolution of either party; and</w:t>
            </w:r>
          </w:p>
        </w:tc>
      </w:tr>
      <w:tr w:rsidR="008D4F2E" w14:paraId="659D3E24" w14:textId="77777777">
        <w:tc>
          <w:tcPr>
            <w:tcW w:w="5035" w:type="dxa"/>
            <w:shd w:val="clear" w:color="auto" w:fill="E8EEF8"/>
          </w:tcPr>
          <w:p w14:paraId="584BACB7" w14:textId="77777777" w:rsidR="008D4F2E" w:rsidRPr="00ED60DD" w:rsidRDefault="00000000">
            <w:pPr>
              <w:pBdr>
                <w:top w:val="nil"/>
                <w:left w:val="nil"/>
                <w:bottom w:val="nil"/>
                <w:right w:val="nil"/>
                <w:between w:val="nil"/>
              </w:pBdr>
              <w:spacing w:after="80"/>
              <w:ind w:left="300"/>
              <w:jc w:val="both"/>
              <w:rPr>
                <w:color w:val="000000"/>
                <w:lang w:val="es-AR"/>
              </w:rPr>
            </w:pPr>
            <w:r w:rsidRPr="00ED60DD">
              <w:rPr>
                <w:color w:val="111111"/>
                <w:lang w:val="es-AR"/>
              </w:rPr>
              <w:t>(b) evento de caso fortuito ou força maior que perdure por mais de 60 (sessenta) dias.</w:t>
            </w:r>
          </w:p>
        </w:tc>
        <w:tc>
          <w:tcPr>
            <w:tcW w:w="236" w:type="dxa"/>
            <w:tcBorders>
              <w:left w:val="single" w:sz="4" w:space="0" w:color="B8C8E0"/>
              <w:right w:val="single" w:sz="4" w:space="0" w:color="B8C8E0"/>
            </w:tcBorders>
            <w:shd w:val="clear" w:color="auto" w:fill="FFFFFF"/>
          </w:tcPr>
          <w:p w14:paraId="6A2DD4E6"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7B4D7563" w14:textId="77777777" w:rsidR="008D4F2E" w:rsidRDefault="00000000">
            <w:pPr>
              <w:pBdr>
                <w:top w:val="nil"/>
                <w:left w:val="nil"/>
                <w:bottom w:val="nil"/>
                <w:right w:val="nil"/>
                <w:between w:val="nil"/>
              </w:pBdr>
              <w:spacing w:after="80"/>
              <w:ind w:left="300"/>
              <w:jc w:val="both"/>
              <w:rPr>
                <w:color w:val="000000"/>
              </w:rPr>
            </w:pPr>
            <w:r>
              <w:rPr>
                <w:i/>
                <w:iCs/>
                <w:color w:val="111111"/>
              </w:rPr>
              <w:t>(b) force majeure event lasting more than 60 (sixty) days.</w:t>
            </w:r>
          </w:p>
        </w:tc>
      </w:tr>
      <w:tr w:rsidR="008D4F2E" w14:paraId="442E18C3" w14:textId="77777777">
        <w:tc>
          <w:tcPr>
            <w:tcW w:w="5035" w:type="dxa"/>
            <w:shd w:val="clear" w:color="auto" w:fill="FFFFFF"/>
          </w:tcPr>
          <w:p w14:paraId="5C65C990"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47F27506"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3B804D9B" w14:textId="77777777" w:rsidR="008D4F2E" w:rsidRDefault="008D4F2E">
            <w:pPr>
              <w:pBdr>
                <w:top w:val="nil"/>
                <w:left w:val="nil"/>
                <w:bottom w:val="nil"/>
                <w:right w:val="nil"/>
                <w:between w:val="nil"/>
              </w:pBdr>
              <w:spacing w:after="40"/>
              <w:jc w:val="both"/>
              <w:rPr>
                <w:color w:val="000000"/>
              </w:rPr>
            </w:pPr>
          </w:p>
        </w:tc>
      </w:tr>
      <w:tr w:rsidR="008D4F2E" w14:paraId="1C59BAEB" w14:textId="77777777">
        <w:tc>
          <w:tcPr>
            <w:tcW w:w="5035" w:type="dxa"/>
            <w:shd w:val="clear" w:color="auto" w:fill="FFFFFF"/>
          </w:tcPr>
          <w:p w14:paraId="3778C86F" w14:textId="77777777" w:rsidR="008D4F2E" w:rsidRPr="00ED60DD" w:rsidRDefault="00000000">
            <w:pPr>
              <w:pBdr>
                <w:top w:val="nil"/>
                <w:left w:val="nil"/>
                <w:bottom w:val="nil"/>
                <w:right w:val="nil"/>
                <w:between w:val="nil"/>
              </w:pBdr>
              <w:spacing w:after="80"/>
              <w:jc w:val="both"/>
              <w:rPr>
                <w:color w:val="111111"/>
                <w:lang w:val="es-AR"/>
              </w:rPr>
            </w:pPr>
            <w:r w:rsidRPr="00ED60DD">
              <w:rPr>
                <w:b/>
                <w:bCs/>
                <w:color w:val="111111"/>
                <w:lang w:val="es-AR"/>
              </w:rPr>
              <w:t>14.3.</w:t>
            </w:r>
            <w:r w:rsidRPr="00ED60DD">
              <w:rPr>
                <w:b/>
                <w:bCs/>
                <w:color w:val="111111"/>
                <w:lang w:val="es-AR"/>
              </w:rPr>
              <w:tab/>
            </w:r>
            <w:r w:rsidRPr="00ED60DD">
              <w:rPr>
                <w:color w:val="111111"/>
                <w:lang w:val="es-AR"/>
              </w:rPr>
              <w:t xml:space="preserve">Na hipótese de rescisão com base no item 14.2 (i e ii) acima, fica desde já estipulada multa compensatória, sem prejuízo das perdas e danos eventualmente comprovados, no valor da obrigação não cumprida, limitada, no caso da CONTRATADA, a 30% (trinta por cento) do valor dos Honorários efetivamente recebidos pela CONTRATADA até a data de recebimento da notificação de rescisão. Tal limitação não se aplica em caso de dolo, fraude, ou de violação de obrigações de confidencialidade, propriedade intelectual, direitos de imagem ou de proteção de dados pessoais. No caso da </w:t>
            </w:r>
            <w:r w:rsidRPr="00ED60DD">
              <w:rPr>
                <w:color w:val="111111"/>
                <w:lang w:val="es-AR"/>
              </w:rPr>
              <w:lastRenderedPageBreak/>
              <w:t>CONTRATANTE, o inadimplemento de obrigações financeiras (Honorários ou Verba de Produção e Ativação) será sancionado nos termos das Cláusulas 9.5.1 e 9.5.2 acima, sem prejuízo do pagamento integral do valor inadimplido e dos demais valores devidos a título de Kill Fee, se aplicável.</w:t>
            </w:r>
          </w:p>
        </w:tc>
        <w:tc>
          <w:tcPr>
            <w:tcW w:w="236" w:type="dxa"/>
            <w:tcBorders>
              <w:left w:val="single" w:sz="4" w:space="0" w:color="B8C8E0"/>
              <w:right w:val="single" w:sz="4" w:space="0" w:color="B8C8E0"/>
            </w:tcBorders>
            <w:shd w:val="clear" w:color="auto" w:fill="FFFFFF"/>
          </w:tcPr>
          <w:p w14:paraId="2FAE0AC4"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42DFBCC5" w14:textId="77777777" w:rsidR="008D4F2E" w:rsidRDefault="00000000">
            <w:pPr>
              <w:pBdr>
                <w:top w:val="nil"/>
                <w:left w:val="nil"/>
                <w:bottom w:val="nil"/>
                <w:right w:val="nil"/>
                <w:between w:val="nil"/>
              </w:pBdr>
              <w:spacing w:after="80"/>
              <w:jc w:val="both"/>
              <w:rPr>
                <w:i/>
                <w:iCs/>
                <w:color w:val="111111"/>
              </w:rPr>
            </w:pPr>
            <w:r>
              <w:rPr>
                <w:b/>
                <w:bCs/>
                <w:i/>
                <w:iCs/>
                <w:color w:val="111111"/>
              </w:rPr>
              <w:t>14.3.</w:t>
            </w:r>
            <w:r>
              <w:rPr>
                <w:b/>
                <w:bCs/>
                <w:i/>
                <w:iCs/>
                <w:color w:val="111111"/>
              </w:rPr>
              <w:tab/>
            </w:r>
            <w:r>
              <w:rPr>
                <w:i/>
                <w:iCs/>
                <w:color w:val="111111"/>
              </w:rPr>
              <w:t xml:space="preserve">In the event of termination pursuant to item 14.2 (i and ii) above, a compensatory penalty is hereby established, without prejudice to any losses and damages duly evidenced, in the amount of the unfulfilled obligation, limited, in the case of the SERVICE PROVIDER, to 30% (thirty percent) of the amount of the Fees actually received by the SERVICE PROVIDER up to the date of receipt of the termination notice. Such limitation shall not apply in the event of willful misconduct, fraud, or breach of obligations of confidentiality, intellectual property, image rights or personal data protection. In the case of </w:t>
            </w:r>
            <w:r>
              <w:rPr>
                <w:i/>
                <w:iCs/>
                <w:color w:val="111111"/>
              </w:rPr>
              <w:lastRenderedPageBreak/>
              <w:t>the CLIENT, default on financial obligations (Fees or Production &amp; Activation Budget) shall be sanctioned pursuant to Clauses 9.5.1 and 9.5.2 above, without prejudice to full payment of the defaulted amount and other amounts due as Kill Fee, if applicable.</w:t>
            </w:r>
          </w:p>
        </w:tc>
      </w:tr>
      <w:tr w:rsidR="008D4F2E" w14:paraId="168E3BFD" w14:textId="77777777">
        <w:tc>
          <w:tcPr>
            <w:tcW w:w="5035" w:type="dxa"/>
            <w:shd w:val="clear" w:color="auto" w:fill="FFFFFF"/>
          </w:tcPr>
          <w:p w14:paraId="39648BAF"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614F88E5"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4343AE9B" w14:textId="77777777" w:rsidR="008D4F2E" w:rsidRDefault="008D4F2E">
            <w:pPr>
              <w:pBdr>
                <w:top w:val="nil"/>
                <w:left w:val="nil"/>
                <w:bottom w:val="nil"/>
                <w:right w:val="nil"/>
                <w:between w:val="nil"/>
              </w:pBdr>
              <w:spacing w:after="40"/>
              <w:jc w:val="both"/>
              <w:rPr>
                <w:color w:val="000000"/>
              </w:rPr>
            </w:pPr>
          </w:p>
        </w:tc>
      </w:tr>
      <w:tr w:rsidR="008D4F2E" w14:paraId="4D5520FB" w14:textId="77777777">
        <w:tc>
          <w:tcPr>
            <w:tcW w:w="5035" w:type="dxa"/>
            <w:shd w:val="clear" w:color="auto" w:fill="E8EEF8"/>
          </w:tcPr>
          <w:p w14:paraId="69A01DEB"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14.4.</w:t>
            </w:r>
            <w:r w:rsidRPr="00ED60DD">
              <w:rPr>
                <w:b/>
                <w:bCs/>
                <w:color w:val="111111"/>
                <w:lang w:val="es-AR"/>
              </w:rPr>
              <w:tab/>
            </w:r>
            <w:r w:rsidRPr="00ED60DD">
              <w:rPr>
                <w:color w:val="111111"/>
                <w:lang w:val="es-AR"/>
              </w:rPr>
              <w:t xml:space="preserve">Rescindido o presente Contrato, por qualquer das hipóteses acima previstas, permanecerão devidos os pagamentos pelos serviços objeto deste contrato efetivamente executados, ainda que parciais, até a data da rescisão contratual, sem prejuízo dos valores devidos a título de Kill Fee nos termos da Cláusula 14.1 acima, quando aplicável. Da mesma forma, existindo crédito em favor da </w:t>
            </w:r>
            <w:r w:rsidRPr="00ED60DD">
              <w:rPr>
                <w:b/>
                <w:bCs/>
                <w:color w:val="111111"/>
                <w:lang w:val="es-AR"/>
              </w:rPr>
              <w:t>CONTRATANTE</w:t>
            </w:r>
            <w:r w:rsidRPr="00ED60DD">
              <w:rPr>
                <w:color w:val="111111"/>
                <w:lang w:val="es-AR"/>
              </w:rPr>
              <w:t xml:space="preserve"> por serviços pagos e ainda não executados ou concluídos, permanecerá a </w:t>
            </w:r>
            <w:r w:rsidRPr="00ED60DD">
              <w:rPr>
                <w:b/>
                <w:bCs/>
                <w:color w:val="111111"/>
                <w:lang w:val="es-AR"/>
              </w:rPr>
              <w:t>CONTRATADA</w:t>
            </w:r>
            <w:r w:rsidRPr="00ED60DD">
              <w:rPr>
                <w:color w:val="111111"/>
                <w:lang w:val="es-AR"/>
              </w:rPr>
              <w:t xml:space="preserve"> obrigada a entregá-los à </w:t>
            </w:r>
            <w:r w:rsidRPr="00ED60DD">
              <w:rPr>
                <w:b/>
                <w:bCs/>
                <w:color w:val="111111"/>
                <w:lang w:val="es-AR"/>
              </w:rPr>
              <w:t>CONTRATANTE</w:t>
            </w:r>
            <w:r w:rsidRPr="00ED60DD">
              <w:rPr>
                <w:color w:val="111111"/>
                <w:lang w:val="es-AR"/>
              </w:rPr>
              <w:t>, na forma e no prazo a serem ajustados de comum acordo entre as partes.</w:t>
            </w:r>
          </w:p>
        </w:tc>
        <w:tc>
          <w:tcPr>
            <w:tcW w:w="236" w:type="dxa"/>
            <w:tcBorders>
              <w:left w:val="single" w:sz="4" w:space="0" w:color="B8C8E0"/>
              <w:right w:val="single" w:sz="4" w:space="0" w:color="B8C8E0"/>
            </w:tcBorders>
            <w:shd w:val="clear" w:color="auto" w:fill="FFFFFF"/>
          </w:tcPr>
          <w:p w14:paraId="3EA8A560"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66DD2804" w14:textId="77777777" w:rsidR="008D4F2E" w:rsidRDefault="00000000">
            <w:pPr>
              <w:pBdr>
                <w:top w:val="nil"/>
                <w:left w:val="nil"/>
                <w:bottom w:val="nil"/>
                <w:right w:val="nil"/>
                <w:between w:val="nil"/>
              </w:pBdr>
              <w:spacing w:after="80"/>
              <w:jc w:val="both"/>
              <w:rPr>
                <w:color w:val="000000"/>
              </w:rPr>
            </w:pPr>
            <w:r>
              <w:rPr>
                <w:b/>
                <w:bCs/>
                <w:i/>
                <w:iCs/>
                <w:color w:val="111111"/>
              </w:rPr>
              <w:t>14.4.</w:t>
            </w:r>
            <w:r>
              <w:rPr>
                <w:b/>
                <w:bCs/>
                <w:i/>
                <w:iCs/>
                <w:color w:val="111111"/>
              </w:rPr>
              <w:tab/>
            </w:r>
            <w:r>
              <w:rPr>
                <w:i/>
                <w:iCs/>
                <w:color w:val="111111"/>
              </w:rPr>
              <w:t xml:space="preserve">Upon termination by any of the events set out above, payments shall remain due for services actually rendered, even if partial, up to the termination date, without prejudice to the Kill Fee amounts under Clause 14.1, where applicable. Similarly, if any credit is owed to the </w:t>
            </w:r>
            <w:r>
              <w:rPr>
                <w:b/>
                <w:bCs/>
                <w:i/>
                <w:iCs/>
                <w:color w:val="111111"/>
              </w:rPr>
              <w:t>CLIENT</w:t>
            </w:r>
            <w:r>
              <w:rPr>
                <w:i/>
                <w:iCs/>
                <w:color w:val="111111"/>
              </w:rPr>
              <w:t xml:space="preserve"> for paid but unperformed or incomplete services, the </w:t>
            </w:r>
            <w:r>
              <w:rPr>
                <w:b/>
                <w:bCs/>
                <w:i/>
                <w:iCs/>
                <w:color w:val="111111"/>
              </w:rPr>
              <w:t>SERVICE PROVIDER</w:t>
            </w:r>
            <w:r>
              <w:rPr>
                <w:i/>
                <w:iCs/>
                <w:color w:val="111111"/>
              </w:rPr>
              <w:t xml:space="preserve"> shall remain obligated to deliver them in the manner and timeline to be mutually agreed.</w:t>
            </w:r>
          </w:p>
        </w:tc>
      </w:tr>
      <w:tr w:rsidR="008D4F2E" w14:paraId="10B7CE9C" w14:textId="77777777">
        <w:tc>
          <w:tcPr>
            <w:tcW w:w="5035" w:type="dxa"/>
            <w:shd w:val="clear" w:color="auto" w:fill="FFFFFF"/>
          </w:tcPr>
          <w:p w14:paraId="55DF1CDE"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6B6348C3"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5AEB520E" w14:textId="77777777" w:rsidR="008D4F2E" w:rsidRDefault="008D4F2E">
            <w:pPr>
              <w:pBdr>
                <w:top w:val="nil"/>
                <w:left w:val="nil"/>
                <w:bottom w:val="nil"/>
                <w:right w:val="nil"/>
                <w:between w:val="nil"/>
              </w:pBdr>
              <w:spacing w:after="40"/>
              <w:jc w:val="both"/>
              <w:rPr>
                <w:color w:val="000000"/>
              </w:rPr>
            </w:pPr>
          </w:p>
        </w:tc>
      </w:tr>
      <w:tr w:rsidR="008D4F2E" w14:paraId="1BC25224" w14:textId="77777777">
        <w:tc>
          <w:tcPr>
            <w:tcW w:w="5035" w:type="dxa"/>
            <w:shd w:val="clear" w:color="auto" w:fill="FFFFFF"/>
          </w:tcPr>
          <w:p w14:paraId="767E033F"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14.5.</w:t>
            </w:r>
            <w:r w:rsidRPr="00ED60DD">
              <w:rPr>
                <w:b/>
                <w:bCs/>
                <w:color w:val="111111"/>
                <w:lang w:val="es-AR"/>
              </w:rPr>
              <w:tab/>
            </w:r>
            <w:r w:rsidRPr="00ED60DD">
              <w:rPr>
                <w:color w:val="111111"/>
                <w:lang w:val="es-AR"/>
              </w:rPr>
              <w:t xml:space="preserve">Em qualquer hipótese de rescisão deste Contrato, a </w:t>
            </w:r>
            <w:r w:rsidRPr="00ED60DD">
              <w:rPr>
                <w:b/>
                <w:bCs/>
                <w:color w:val="111111"/>
                <w:lang w:val="es-AR"/>
              </w:rPr>
              <w:t>CONTRATANTE</w:t>
            </w:r>
            <w:r w:rsidRPr="00ED60DD">
              <w:rPr>
                <w:color w:val="111111"/>
                <w:lang w:val="es-AR"/>
              </w:rPr>
              <w:t xml:space="preserve"> permanece integralmente responsável pelo pagamento de todos os compromissos já assumidos pela </w:t>
            </w:r>
            <w:r w:rsidRPr="00ED60DD">
              <w:rPr>
                <w:b/>
                <w:bCs/>
                <w:color w:val="111111"/>
                <w:lang w:val="es-AR"/>
              </w:rPr>
              <w:t>CONTRATADA</w:t>
            </w:r>
            <w:r w:rsidRPr="00ED60DD">
              <w:rPr>
                <w:color w:val="111111"/>
                <w:lang w:val="es-AR"/>
              </w:rPr>
              <w:t xml:space="preserve"> junto a Veículos, Fornecedores e demais terceiros, por conta e ordem da </w:t>
            </w:r>
            <w:r w:rsidRPr="00ED60DD">
              <w:rPr>
                <w:b/>
                <w:bCs/>
                <w:color w:val="111111"/>
                <w:lang w:val="es-AR"/>
              </w:rPr>
              <w:t>CONTRATANTE</w:t>
            </w:r>
            <w:r w:rsidRPr="00ED60DD">
              <w:rPr>
                <w:color w:val="111111"/>
                <w:lang w:val="es-AR"/>
              </w:rPr>
              <w:t xml:space="preserve">, no âmbito da Verba de Produção e Ativação, desde que tais contratações tenham sido previamente aprovadas nos termos da Cláusula 9.1.2, ainda que os respectivos vencimentos sejam posteriores à data da rescisão. Para os fins desta Cláusula, a </w:t>
            </w:r>
            <w:r w:rsidRPr="00ED60DD">
              <w:rPr>
                <w:b/>
                <w:bCs/>
                <w:color w:val="111111"/>
                <w:lang w:val="es-AR"/>
              </w:rPr>
              <w:t>CONTRATADA</w:t>
            </w:r>
            <w:r w:rsidRPr="00ED60DD">
              <w:rPr>
                <w:color w:val="111111"/>
                <w:lang w:val="es-AR"/>
              </w:rPr>
              <w:t xml:space="preserve"> apresentará à </w:t>
            </w:r>
            <w:r w:rsidRPr="00ED60DD">
              <w:rPr>
                <w:b/>
                <w:bCs/>
                <w:color w:val="111111"/>
                <w:lang w:val="es-AR"/>
              </w:rPr>
              <w:t>CONTRATANTE</w:t>
            </w:r>
            <w:r w:rsidRPr="00ED60DD">
              <w:rPr>
                <w:color w:val="111111"/>
                <w:lang w:val="es-AR"/>
              </w:rPr>
              <w:t>, em até 10 (dez) dias úteis contados da rescisão, relatório consolidado com os compromissos pendentes e a respectiva documentação de suporte.</w:t>
            </w:r>
          </w:p>
        </w:tc>
        <w:tc>
          <w:tcPr>
            <w:tcW w:w="236" w:type="dxa"/>
            <w:tcBorders>
              <w:left w:val="single" w:sz="4" w:space="0" w:color="B8C8E0"/>
              <w:right w:val="single" w:sz="4" w:space="0" w:color="B8C8E0"/>
            </w:tcBorders>
            <w:shd w:val="clear" w:color="auto" w:fill="FFFFFF"/>
          </w:tcPr>
          <w:p w14:paraId="5B4F7A27"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130E0429" w14:textId="77777777" w:rsidR="008D4F2E" w:rsidRDefault="00000000">
            <w:pPr>
              <w:pBdr>
                <w:top w:val="nil"/>
                <w:left w:val="nil"/>
                <w:bottom w:val="nil"/>
                <w:right w:val="nil"/>
                <w:between w:val="nil"/>
              </w:pBdr>
              <w:spacing w:after="80"/>
              <w:jc w:val="both"/>
              <w:rPr>
                <w:color w:val="000000"/>
              </w:rPr>
            </w:pPr>
            <w:r>
              <w:rPr>
                <w:b/>
                <w:bCs/>
                <w:i/>
                <w:iCs/>
                <w:color w:val="111111"/>
              </w:rPr>
              <w:t>14.5.</w:t>
            </w:r>
            <w:r>
              <w:rPr>
                <w:b/>
                <w:bCs/>
                <w:i/>
                <w:iCs/>
                <w:color w:val="111111"/>
              </w:rPr>
              <w:tab/>
            </w:r>
            <w:r>
              <w:rPr>
                <w:i/>
                <w:iCs/>
                <w:color w:val="111111"/>
              </w:rPr>
              <w:t xml:space="preserve">In any event of termination of this Agreement, the </w:t>
            </w:r>
            <w:r>
              <w:rPr>
                <w:b/>
                <w:bCs/>
                <w:i/>
                <w:iCs/>
                <w:color w:val="111111"/>
              </w:rPr>
              <w:t>CLIENT</w:t>
            </w:r>
            <w:r>
              <w:rPr>
                <w:i/>
                <w:iCs/>
                <w:color w:val="111111"/>
              </w:rPr>
              <w:t xml:space="preserve"> remains fully responsible for payment of all commitments already made by the </w:t>
            </w:r>
            <w:r>
              <w:rPr>
                <w:b/>
                <w:bCs/>
                <w:i/>
                <w:iCs/>
                <w:color w:val="111111"/>
              </w:rPr>
              <w:t>SERVICE PROVIDER</w:t>
            </w:r>
            <w:r>
              <w:rPr>
                <w:i/>
                <w:iCs/>
                <w:color w:val="111111"/>
              </w:rPr>
              <w:t xml:space="preserve"> with Media Outlets, Suppliers and other third parties on behalf of and for the account of the </w:t>
            </w:r>
            <w:r>
              <w:rPr>
                <w:b/>
                <w:bCs/>
                <w:i/>
                <w:iCs/>
                <w:color w:val="111111"/>
              </w:rPr>
              <w:t>CLIENT</w:t>
            </w:r>
            <w:r>
              <w:rPr>
                <w:i/>
                <w:iCs/>
                <w:color w:val="111111"/>
              </w:rPr>
              <w:t xml:space="preserve"> under the Production &amp; Activation Budget, provided such engagements were previously approved pursuant to Clause 9.1.2, even if the respective due dates fall after the termination date. For the purposes of this Clause, the </w:t>
            </w:r>
            <w:r>
              <w:rPr>
                <w:b/>
                <w:bCs/>
                <w:i/>
                <w:iCs/>
                <w:color w:val="111111"/>
              </w:rPr>
              <w:t>SERVICE PROVIDER</w:t>
            </w:r>
            <w:r>
              <w:rPr>
                <w:i/>
                <w:iCs/>
                <w:color w:val="111111"/>
              </w:rPr>
              <w:t xml:space="preserve"> shall present to the </w:t>
            </w:r>
            <w:r>
              <w:rPr>
                <w:b/>
                <w:bCs/>
                <w:i/>
                <w:iCs/>
                <w:color w:val="111111"/>
              </w:rPr>
              <w:t>CLIENT</w:t>
            </w:r>
            <w:r>
              <w:rPr>
                <w:i/>
                <w:iCs/>
                <w:color w:val="111111"/>
              </w:rPr>
              <w:t>, within 10 (ten) business days from the termination date, a consolidated report of pending commitments and the corresponding supporting documentation.</w:t>
            </w:r>
          </w:p>
        </w:tc>
      </w:tr>
      <w:tr w:rsidR="008D4F2E" w14:paraId="186FA8AC" w14:textId="77777777">
        <w:tc>
          <w:tcPr>
            <w:tcW w:w="5035" w:type="dxa"/>
            <w:shd w:val="clear" w:color="auto" w:fill="FFFFFF"/>
          </w:tcPr>
          <w:p w14:paraId="08D6003B"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14D3800C"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10E41112" w14:textId="77777777" w:rsidR="008D4F2E" w:rsidRDefault="008D4F2E">
            <w:pPr>
              <w:pBdr>
                <w:top w:val="nil"/>
                <w:left w:val="nil"/>
                <w:bottom w:val="nil"/>
                <w:right w:val="nil"/>
                <w:between w:val="nil"/>
              </w:pBdr>
              <w:spacing w:after="40"/>
              <w:jc w:val="both"/>
              <w:rPr>
                <w:color w:val="000000"/>
              </w:rPr>
            </w:pPr>
          </w:p>
        </w:tc>
      </w:tr>
      <w:tr w:rsidR="008D4F2E" w14:paraId="35A5129B" w14:textId="77777777">
        <w:tc>
          <w:tcPr>
            <w:tcW w:w="5035" w:type="dxa"/>
            <w:shd w:val="clear" w:color="auto" w:fill="003087"/>
          </w:tcPr>
          <w:p w14:paraId="0EA68CC1" w14:textId="77777777" w:rsidR="008D4F2E" w:rsidRDefault="00000000">
            <w:pPr>
              <w:pBdr>
                <w:top w:val="nil"/>
                <w:left w:val="nil"/>
                <w:bottom w:val="nil"/>
                <w:right w:val="nil"/>
                <w:between w:val="nil"/>
              </w:pBdr>
              <w:spacing w:before="60" w:after="60"/>
              <w:jc w:val="both"/>
              <w:rPr>
                <w:color w:val="000000"/>
              </w:rPr>
            </w:pPr>
            <w:r>
              <w:rPr>
                <w:b/>
                <w:bCs/>
                <w:color w:val="FFFFFF"/>
                <w:sz w:val="20"/>
                <w:szCs w:val="20"/>
              </w:rPr>
              <w:t>CLÁUSULA 15 - NÃO CONTRATAÇÃO</w:t>
            </w:r>
          </w:p>
        </w:tc>
        <w:tc>
          <w:tcPr>
            <w:tcW w:w="236" w:type="dxa"/>
            <w:tcBorders>
              <w:left w:val="single" w:sz="4" w:space="0" w:color="B8C8E0"/>
              <w:right w:val="single" w:sz="4" w:space="0" w:color="B8C8E0"/>
            </w:tcBorders>
            <w:shd w:val="clear" w:color="auto" w:fill="FFFFFF"/>
          </w:tcPr>
          <w:p w14:paraId="2672796B"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003087"/>
          </w:tcPr>
          <w:p w14:paraId="10A8C548" w14:textId="77777777" w:rsidR="008D4F2E" w:rsidRDefault="00000000">
            <w:pPr>
              <w:pBdr>
                <w:top w:val="nil"/>
                <w:left w:val="nil"/>
                <w:bottom w:val="nil"/>
                <w:right w:val="nil"/>
                <w:between w:val="nil"/>
              </w:pBdr>
              <w:spacing w:before="60" w:after="60"/>
              <w:jc w:val="both"/>
              <w:rPr>
                <w:color w:val="000000"/>
              </w:rPr>
            </w:pPr>
            <w:r>
              <w:rPr>
                <w:b/>
                <w:bCs/>
                <w:i/>
                <w:iCs/>
                <w:color w:val="FFFFFF"/>
                <w:sz w:val="20"/>
                <w:szCs w:val="20"/>
              </w:rPr>
              <w:t>CLAUSE 15 – NON-SOLICITATION</w:t>
            </w:r>
          </w:p>
        </w:tc>
      </w:tr>
      <w:tr w:rsidR="008D4F2E" w14:paraId="09850584" w14:textId="77777777">
        <w:tc>
          <w:tcPr>
            <w:tcW w:w="5035" w:type="dxa"/>
            <w:shd w:val="clear" w:color="auto" w:fill="FFFFFF"/>
          </w:tcPr>
          <w:p w14:paraId="18C787AC"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39AC9046"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2C27AF83" w14:textId="77777777" w:rsidR="008D4F2E" w:rsidRDefault="008D4F2E">
            <w:pPr>
              <w:pBdr>
                <w:top w:val="nil"/>
                <w:left w:val="nil"/>
                <w:bottom w:val="nil"/>
                <w:right w:val="nil"/>
                <w:between w:val="nil"/>
              </w:pBdr>
              <w:spacing w:after="40"/>
              <w:jc w:val="both"/>
              <w:rPr>
                <w:color w:val="000000"/>
              </w:rPr>
            </w:pPr>
          </w:p>
        </w:tc>
      </w:tr>
      <w:tr w:rsidR="008D4F2E" w14:paraId="2EBF3B98" w14:textId="77777777">
        <w:tc>
          <w:tcPr>
            <w:tcW w:w="5035" w:type="dxa"/>
            <w:shd w:val="clear" w:color="auto" w:fill="FFFFFF"/>
          </w:tcPr>
          <w:p w14:paraId="4F315306"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15.1.</w:t>
            </w:r>
            <w:r w:rsidRPr="00ED60DD">
              <w:rPr>
                <w:b/>
                <w:bCs/>
                <w:color w:val="111111"/>
                <w:lang w:val="es-AR"/>
              </w:rPr>
              <w:tab/>
            </w:r>
            <w:r w:rsidRPr="00ED60DD">
              <w:rPr>
                <w:color w:val="111111"/>
                <w:lang w:val="es-AR"/>
              </w:rPr>
              <w:t>As Partes comprometem-se a não contratar, na vigência deste Contrato e por 6 (seis) meses após seu término, empregados ou prestadores exclusivos da outra Parte, sob pena de ressarcimento equivalente a 6 (seis) meses da remuneração do empregado indevidamente captado. Excetuam-se eventuais casos de recrutamento por entidades oficiais, após regular desligamento do empregado ou prestador da Parte originalmente contratante.</w:t>
            </w:r>
          </w:p>
        </w:tc>
        <w:tc>
          <w:tcPr>
            <w:tcW w:w="236" w:type="dxa"/>
            <w:tcBorders>
              <w:left w:val="single" w:sz="4" w:space="0" w:color="B8C8E0"/>
              <w:right w:val="single" w:sz="4" w:space="0" w:color="B8C8E0"/>
            </w:tcBorders>
            <w:shd w:val="clear" w:color="auto" w:fill="FFFFFF"/>
          </w:tcPr>
          <w:p w14:paraId="324ADE41"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7D3D2B9E" w14:textId="77777777" w:rsidR="008D4F2E" w:rsidRDefault="00000000">
            <w:pPr>
              <w:pBdr>
                <w:top w:val="nil"/>
                <w:left w:val="nil"/>
                <w:bottom w:val="nil"/>
                <w:right w:val="nil"/>
                <w:between w:val="nil"/>
              </w:pBdr>
              <w:spacing w:after="80"/>
              <w:jc w:val="both"/>
              <w:rPr>
                <w:color w:val="000000"/>
              </w:rPr>
            </w:pPr>
            <w:r>
              <w:rPr>
                <w:b/>
                <w:bCs/>
                <w:i/>
                <w:iCs/>
                <w:color w:val="111111"/>
              </w:rPr>
              <w:t>15.1.</w:t>
            </w:r>
            <w:r>
              <w:rPr>
                <w:b/>
                <w:bCs/>
                <w:i/>
                <w:iCs/>
                <w:color w:val="111111"/>
              </w:rPr>
              <w:tab/>
            </w:r>
            <w:r>
              <w:rPr>
                <w:i/>
                <w:iCs/>
                <w:color w:val="111111"/>
              </w:rPr>
              <w:t>The Parties undertake not to hire, during the term of this Agreement and for 6 (six) months after its termination, employees or exclusive contractors of the other Party , under penalty of reimbursement equivalent to 6 (six) months of the improperly solicited or hired employee's or contractor’s remuneration. Recruitment through official channels, following regular dismissal of the employee’s or contractor’s engagement with the originally contracting Party, shall be exempt from this penalty.</w:t>
            </w:r>
          </w:p>
        </w:tc>
      </w:tr>
      <w:tr w:rsidR="008D4F2E" w14:paraId="31FA9568" w14:textId="77777777">
        <w:tc>
          <w:tcPr>
            <w:tcW w:w="5035" w:type="dxa"/>
            <w:shd w:val="clear" w:color="auto" w:fill="FFFFFF"/>
          </w:tcPr>
          <w:p w14:paraId="795DFEF9"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260B7E9C"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2204ECBB" w14:textId="77777777" w:rsidR="008D4F2E" w:rsidRDefault="008D4F2E">
            <w:pPr>
              <w:pBdr>
                <w:top w:val="nil"/>
                <w:left w:val="nil"/>
                <w:bottom w:val="nil"/>
                <w:right w:val="nil"/>
                <w:between w:val="nil"/>
              </w:pBdr>
              <w:spacing w:after="40"/>
              <w:jc w:val="both"/>
              <w:rPr>
                <w:color w:val="000000"/>
              </w:rPr>
            </w:pPr>
          </w:p>
        </w:tc>
      </w:tr>
      <w:tr w:rsidR="008D4F2E" w14:paraId="7AF2A2FA" w14:textId="77777777">
        <w:tc>
          <w:tcPr>
            <w:tcW w:w="5035" w:type="dxa"/>
            <w:shd w:val="clear" w:color="auto" w:fill="003087"/>
          </w:tcPr>
          <w:p w14:paraId="75427797" w14:textId="77777777" w:rsidR="008D4F2E" w:rsidRDefault="00000000">
            <w:pPr>
              <w:pBdr>
                <w:top w:val="nil"/>
                <w:left w:val="nil"/>
                <w:bottom w:val="nil"/>
                <w:right w:val="nil"/>
                <w:between w:val="nil"/>
              </w:pBdr>
              <w:spacing w:before="60" w:after="60"/>
              <w:jc w:val="both"/>
              <w:rPr>
                <w:color w:val="000000"/>
              </w:rPr>
            </w:pPr>
            <w:r>
              <w:rPr>
                <w:b/>
                <w:bCs/>
                <w:color w:val="FFFFFF"/>
                <w:sz w:val="20"/>
                <w:szCs w:val="20"/>
              </w:rPr>
              <w:t>CLÁUSULA 16 - AUDITORIA</w:t>
            </w:r>
          </w:p>
        </w:tc>
        <w:tc>
          <w:tcPr>
            <w:tcW w:w="236" w:type="dxa"/>
            <w:tcBorders>
              <w:left w:val="single" w:sz="4" w:space="0" w:color="B8C8E0"/>
              <w:right w:val="single" w:sz="4" w:space="0" w:color="B8C8E0"/>
            </w:tcBorders>
            <w:shd w:val="clear" w:color="auto" w:fill="FFFFFF"/>
          </w:tcPr>
          <w:p w14:paraId="11F2E0A2"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003087"/>
          </w:tcPr>
          <w:p w14:paraId="2DA0553C" w14:textId="77777777" w:rsidR="008D4F2E" w:rsidRDefault="00000000">
            <w:pPr>
              <w:pBdr>
                <w:top w:val="nil"/>
                <w:left w:val="nil"/>
                <w:bottom w:val="nil"/>
                <w:right w:val="nil"/>
                <w:between w:val="nil"/>
              </w:pBdr>
              <w:spacing w:before="60" w:after="60"/>
              <w:jc w:val="both"/>
              <w:rPr>
                <w:color w:val="000000"/>
              </w:rPr>
            </w:pPr>
            <w:r>
              <w:rPr>
                <w:b/>
                <w:bCs/>
                <w:i/>
                <w:iCs/>
                <w:color w:val="FFFFFF"/>
                <w:sz w:val="20"/>
                <w:szCs w:val="20"/>
              </w:rPr>
              <w:t>CLAUSE 16 – AUDIT</w:t>
            </w:r>
          </w:p>
        </w:tc>
      </w:tr>
      <w:tr w:rsidR="008D4F2E" w14:paraId="4959E906" w14:textId="77777777">
        <w:tc>
          <w:tcPr>
            <w:tcW w:w="5035" w:type="dxa"/>
            <w:shd w:val="clear" w:color="auto" w:fill="FFFFFF"/>
          </w:tcPr>
          <w:p w14:paraId="49635C43"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03D75188"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765F840D" w14:textId="77777777" w:rsidR="008D4F2E" w:rsidRDefault="008D4F2E">
            <w:pPr>
              <w:pBdr>
                <w:top w:val="nil"/>
                <w:left w:val="nil"/>
                <w:bottom w:val="nil"/>
                <w:right w:val="nil"/>
                <w:between w:val="nil"/>
              </w:pBdr>
              <w:spacing w:after="40"/>
              <w:jc w:val="both"/>
              <w:rPr>
                <w:color w:val="000000"/>
              </w:rPr>
            </w:pPr>
          </w:p>
        </w:tc>
      </w:tr>
      <w:tr w:rsidR="008D4F2E" w14:paraId="77A70FB8" w14:textId="77777777">
        <w:tc>
          <w:tcPr>
            <w:tcW w:w="5035" w:type="dxa"/>
            <w:shd w:val="clear" w:color="auto" w:fill="FFFFFF"/>
          </w:tcPr>
          <w:p w14:paraId="194D603A"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16.1.</w:t>
            </w:r>
            <w:r w:rsidRPr="00ED60DD">
              <w:rPr>
                <w:b/>
                <w:bCs/>
                <w:color w:val="111111"/>
                <w:lang w:val="es-AR"/>
              </w:rPr>
              <w:tab/>
            </w:r>
            <w:r w:rsidRPr="00ED60DD">
              <w:rPr>
                <w:color w:val="111111"/>
                <w:lang w:val="es-AR"/>
              </w:rPr>
              <w:t xml:space="preserve">Eventuais auditorias promovidas pela </w:t>
            </w:r>
            <w:r w:rsidRPr="00ED60DD">
              <w:rPr>
                <w:b/>
                <w:bCs/>
                <w:color w:val="111111"/>
                <w:lang w:val="es-AR"/>
              </w:rPr>
              <w:t>CONTRATANTE</w:t>
            </w:r>
            <w:r w:rsidRPr="00ED60DD">
              <w:rPr>
                <w:color w:val="111111"/>
                <w:lang w:val="es-AR"/>
              </w:rPr>
              <w:t xml:space="preserve"> estarão limitadas às operações efetivamente relacionadas com a execução deste Contrato e serão procedidas por entidades independentes, escolhidas de comum acordo entre as partes, às expensas da </w:t>
            </w:r>
            <w:r w:rsidRPr="00ED60DD">
              <w:rPr>
                <w:b/>
                <w:bCs/>
                <w:color w:val="111111"/>
                <w:lang w:val="es-AR"/>
              </w:rPr>
              <w:t>CONTRATANTE</w:t>
            </w:r>
            <w:r w:rsidRPr="00ED60DD">
              <w:rPr>
                <w:color w:val="111111"/>
                <w:lang w:val="es-AR"/>
              </w:rPr>
              <w:t>.</w:t>
            </w:r>
          </w:p>
        </w:tc>
        <w:tc>
          <w:tcPr>
            <w:tcW w:w="236" w:type="dxa"/>
            <w:tcBorders>
              <w:left w:val="single" w:sz="4" w:space="0" w:color="B8C8E0"/>
              <w:right w:val="single" w:sz="4" w:space="0" w:color="B8C8E0"/>
            </w:tcBorders>
            <w:shd w:val="clear" w:color="auto" w:fill="FFFFFF"/>
          </w:tcPr>
          <w:p w14:paraId="48714AC4"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3D4E15CC" w14:textId="77777777" w:rsidR="008D4F2E" w:rsidRDefault="00000000">
            <w:pPr>
              <w:pBdr>
                <w:top w:val="nil"/>
                <w:left w:val="nil"/>
                <w:bottom w:val="nil"/>
                <w:right w:val="nil"/>
                <w:between w:val="nil"/>
              </w:pBdr>
              <w:spacing w:after="80"/>
              <w:jc w:val="both"/>
              <w:rPr>
                <w:color w:val="000000"/>
              </w:rPr>
            </w:pPr>
            <w:r>
              <w:rPr>
                <w:b/>
                <w:bCs/>
                <w:i/>
                <w:iCs/>
                <w:color w:val="111111"/>
              </w:rPr>
              <w:t>16.1.</w:t>
            </w:r>
            <w:r>
              <w:rPr>
                <w:b/>
                <w:bCs/>
                <w:i/>
                <w:iCs/>
                <w:color w:val="111111"/>
              </w:rPr>
              <w:tab/>
            </w:r>
            <w:r>
              <w:rPr>
                <w:i/>
                <w:iCs/>
                <w:color w:val="111111"/>
              </w:rPr>
              <w:t xml:space="preserve">Any audits conducted by the </w:t>
            </w:r>
            <w:r>
              <w:rPr>
                <w:b/>
                <w:bCs/>
                <w:i/>
                <w:iCs/>
                <w:color w:val="111111"/>
              </w:rPr>
              <w:t>CLIENT</w:t>
            </w:r>
            <w:r>
              <w:rPr>
                <w:i/>
                <w:iCs/>
                <w:color w:val="111111"/>
              </w:rPr>
              <w:t xml:space="preserve"> shall be limited to operations directly related to the performance of this Agreement, conducted by independent entities mutually agreed upon by the parties, at the </w:t>
            </w:r>
            <w:r>
              <w:rPr>
                <w:b/>
                <w:bCs/>
                <w:i/>
                <w:iCs/>
                <w:color w:val="111111"/>
              </w:rPr>
              <w:t>CLIENT</w:t>
            </w:r>
            <w:r>
              <w:rPr>
                <w:i/>
                <w:iCs/>
                <w:color w:val="111111"/>
              </w:rPr>
              <w:t>'s expense.</w:t>
            </w:r>
          </w:p>
        </w:tc>
      </w:tr>
      <w:tr w:rsidR="008D4F2E" w14:paraId="495130C7" w14:textId="77777777">
        <w:tc>
          <w:tcPr>
            <w:tcW w:w="5035" w:type="dxa"/>
            <w:shd w:val="clear" w:color="auto" w:fill="FFFFFF"/>
          </w:tcPr>
          <w:p w14:paraId="5F12F32A"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75076CB1"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38E1CBB8" w14:textId="77777777" w:rsidR="008D4F2E" w:rsidRDefault="008D4F2E">
            <w:pPr>
              <w:pBdr>
                <w:top w:val="nil"/>
                <w:left w:val="nil"/>
                <w:bottom w:val="nil"/>
                <w:right w:val="nil"/>
                <w:between w:val="nil"/>
              </w:pBdr>
              <w:spacing w:after="40"/>
              <w:jc w:val="both"/>
              <w:rPr>
                <w:color w:val="000000"/>
              </w:rPr>
            </w:pPr>
          </w:p>
        </w:tc>
      </w:tr>
      <w:tr w:rsidR="008D4F2E" w14:paraId="1C4596AA" w14:textId="77777777">
        <w:tc>
          <w:tcPr>
            <w:tcW w:w="5035" w:type="dxa"/>
            <w:shd w:val="clear" w:color="auto" w:fill="E8EEF8"/>
          </w:tcPr>
          <w:p w14:paraId="4AC92174"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lastRenderedPageBreak/>
              <w:t>16.2.</w:t>
            </w:r>
            <w:r w:rsidRPr="00ED60DD">
              <w:rPr>
                <w:b/>
                <w:bCs/>
                <w:color w:val="111111"/>
                <w:lang w:val="es-AR"/>
              </w:rPr>
              <w:tab/>
            </w:r>
            <w:r w:rsidRPr="00ED60DD">
              <w:rPr>
                <w:color w:val="111111"/>
                <w:lang w:val="es-AR"/>
              </w:rPr>
              <w:t>Previamente à auditoria, os auditores deverão assinar Termo de Responsabilidade pelo Sigilo das Informações coletadas.</w:t>
            </w:r>
          </w:p>
        </w:tc>
        <w:tc>
          <w:tcPr>
            <w:tcW w:w="236" w:type="dxa"/>
            <w:tcBorders>
              <w:left w:val="single" w:sz="4" w:space="0" w:color="B8C8E0"/>
              <w:right w:val="single" w:sz="4" w:space="0" w:color="B8C8E0"/>
            </w:tcBorders>
            <w:shd w:val="clear" w:color="auto" w:fill="FFFFFF"/>
          </w:tcPr>
          <w:p w14:paraId="21152CD8"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44661BCE" w14:textId="77777777" w:rsidR="008D4F2E" w:rsidRDefault="00000000">
            <w:pPr>
              <w:pBdr>
                <w:top w:val="nil"/>
                <w:left w:val="nil"/>
                <w:bottom w:val="nil"/>
                <w:right w:val="nil"/>
                <w:between w:val="nil"/>
              </w:pBdr>
              <w:spacing w:after="80"/>
              <w:jc w:val="both"/>
              <w:rPr>
                <w:color w:val="000000"/>
              </w:rPr>
            </w:pPr>
            <w:r>
              <w:rPr>
                <w:b/>
                <w:bCs/>
                <w:i/>
                <w:iCs/>
                <w:color w:val="111111"/>
              </w:rPr>
              <w:t>16.2.</w:t>
            </w:r>
            <w:r>
              <w:rPr>
                <w:b/>
                <w:bCs/>
                <w:i/>
                <w:iCs/>
                <w:color w:val="111111"/>
              </w:rPr>
              <w:tab/>
            </w:r>
            <w:r>
              <w:rPr>
                <w:i/>
                <w:iCs/>
                <w:color w:val="111111"/>
              </w:rPr>
              <w:t>Prior to any audit, the auditors shall execute a Confidentiality Agreement regarding the information collected.</w:t>
            </w:r>
          </w:p>
        </w:tc>
      </w:tr>
      <w:tr w:rsidR="008D4F2E" w14:paraId="6076EFBC" w14:textId="77777777">
        <w:tc>
          <w:tcPr>
            <w:tcW w:w="5035" w:type="dxa"/>
            <w:shd w:val="clear" w:color="auto" w:fill="FFFFFF"/>
          </w:tcPr>
          <w:p w14:paraId="34B1AFA8"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1FAC86D7"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38BDB288" w14:textId="77777777" w:rsidR="008D4F2E" w:rsidRDefault="008D4F2E">
            <w:pPr>
              <w:pBdr>
                <w:top w:val="nil"/>
                <w:left w:val="nil"/>
                <w:bottom w:val="nil"/>
                <w:right w:val="nil"/>
                <w:between w:val="nil"/>
              </w:pBdr>
              <w:spacing w:after="40"/>
              <w:jc w:val="both"/>
              <w:rPr>
                <w:color w:val="000000"/>
              </w:rPr>
            </w:pPr>
          </w:p>
        </w:tc>
      </w:tr>
      <w:tr w:rsidR="008D4F2E" w14:paraId="06F797CB" w14:textId="77777777">
        <w:tc>
          <w:tcPr>
            <w:tcW w:w="5035" w:type="dxa"/>
            <w:shd w:val="clear" w:color="auto" w:fill="003087"/>
          </w:tcPr>
          <w:p w14:paraId="4DD7E174" w14:textId="77777777" w:rsidR="008D4F2E" w:rsidRDefault="00000000">
            <w:pPr>
              <w:pBdr>
                <w:top w:val="nil"/>
                <w:left w:val="nil"/>
                <w:bottom w:val="nil"/>
                <w:right w:val="nil"/>
                <w:between w:val="nil"/>
              </w:pBdr>
              <w:spacing w:before="60" w:after="60"/>
              <w:jc w:val="both"/>
              <w:rPr>
                <w:color w:val="000000"/>
              </w:rPr>
            </w:pPr>
            <w:r>
              <w:rPr>
                <w:b/>
                <w:bCs/>
                <w:color w:val="FFFFFF"/>
                <w:sz w:val="20"/>
                <w:szCs w:val="20"/>
              </w:rPr>
              <w:t>CLÁUSULA 17 - DO SIGILO</w:t>
            </w:r>
          </w:p>
        </w:tc>
        <w:tc>
          <w:tcPr>
            <w:tcW w:w="236" w:type="dxa"/>
            <w:tcBorders>
              <w:left w:val="single" w:sz="4" w:space="0" w:color="B8C8E0"/>
              <w:right w:val="single" w:sz="4" w:space="0" w:color="B8C8E0"/>
            </w:tcBorders>
            <w:shd w:val="clear" w:color="auto" w:fill="FFFFFF"/>
          </w:tcPr>
          <w:p w14:paraId="6DF0F707"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003087"/>
          </w:tcPr>
          <w:p w14:paraId="5041CA38" w14:textId="77777777" w:rsidR="008D4F2E" w:rsidRDefault="00000000">
            <w:pPr>
              <w:pBdr>
                <w:top w:val="nil"/>
                <w:left w:val="nil"/>
                <w:bottom w:val="nil"/>
                <w:right w:val="nil"/>
                <w:between w:val="nil"/>
              </w:pBdr>
              <w:spacing w:before="60" w:after="60"/>
              <w:jc w:val="both"/>
              <w:rPr>
                <w:color w:val="000000"/>
              </w:rPr>
            </w:pPr>
            <w:r>
              <w:rPr>
                <w:b/>
                <w:bCs/>
                <w:i/>
                <w:iCs/>
                <w:color w:val="FFFFFF"/>
                <w:sz w:val="20"/>
                <w:szCs w:val="20"/>
              </w:rPr>
              <w:t>CLAUSE 17 – CONFIDENTIALITY</w:t>
            </w:r>
          </w:p>
        </w:tc>
      </w:tr>
      <w:tr w:rsidR="008D4F2E" w14:paraId="10F2C4BF" w14:textId="77777777">
        <w:tc>
          <w:tcPr>
            <w:tcW w:w="5035" w:type="dxa"/>
            <w:shd w:val="clear" w:color="auto" w:fill="FFFFFF"/>
          </w:tcPr>
          <w:p w14:paraId="63870B3B"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4EC6B105"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3781FDCF" w14:textId="77777777" w:rsidR="008D4F2E" w:rsidRDefault="008D4F2E">
            <w:pPr>
              <w:pBdr>
                <w:top w:val="nil"/>
                <w:left w:val="nil"/>
                <w:bottom w:val="nil"/>
                <w:right w:val="nil"/>
                <w:between w:val="nil"/>
              </w:pBdr>
              <w:spacing w:after="40"/>
              <w:jc w:val="both"/>
              <w:rPr>
                <w:color w:val="000000"/>
              </w:rPr>
            </w:pPr>
          </w:p>
        </w:tc>
      </w:tr>
      <w:tr w:rsidR="008D4F2E" w14:paraId="77A0A09F" w14:textId="77777777">
        <w:tc>
          <w:tcPr>
            <w:tcW w:w="5035" w:type="dxa"/>
            <w:shd w:val="clear" w:color="auto" w:fill="FFFFFF"/>
          </w:tcPr>
          <w:p w14:paraId="4C727EFF"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17.1.</w:t>
            </w:r>
            <w:r w:rsidRPr="00ED60DD">
              <w:rPr>
                <w:b/>
                <w:bCs/>
                <w:color w:val="111111"/>
                <w:lang w:val="es-AR"/>
              </w:rPr>
              <w:tab/>
            </w:r>
            <w:r w:rsidRPr="00ED60DD">
              <w:rPr>
                <w:color w:val="111111"/>
                <w:lang w:val="es-AR"/>
              </w:rPr>
              <w:t>As Partes comprometem-se, mutuamente, a manter o sigilo sobre (i) informações gerais, rotuladas como confidenciais ou não, (ii) ideias e projetos publicitários ou quaisquer dados comerciais, incluindo, sem limitação, informações técnicas, financeiras, comerciais, estratégias de negócios, segredos comerciais, planos e quaisquer outras informações que, por sua natureza, devam ser tratadas como confidenciais; e (iii) o banco de dados (a “Informação Confidencial”), sendo responsável pela violação e pelos danos a que comprovadamente derem causa, sem prejuízo da rescisão imediata deste contrato, independentemente de qualquer aviso prévio. As Partes comprometem-se a utilizar as Informações Confidenciais exclusivamente para os fins previstos neste Contrato. As obrigações de confidencialidade previstas nesta Cláusula permanecerão vigentes durante a vigência deste Contrato e por um período de 2 (dois) anos após sua rescisão ou término. Não serão consideradas Informações Confidenciais aquelas que: (a) sejam de domínio público à época da divulgação ou se tornem públicas sem violação deste Contrato; (b) já sejam legitimamente conhecidas pela Parte receptora antes da divulgação; ou (c) tenham sido desenvolvidas independentemente pela Parte receptora sem utilização das Informações Confidenciais da outra Parte.</w:t>
            </w:r>
          </w:p>
        </w:tc>
        <w:tc>
          <w:tcPr>
            <w:tcW w:w="236" w:type="dxa"/>
            <w:tcBorders>
              <w:left w:val="single" w:sz="4" w:space="0" w:color="B8C8E0"/>
              <w:right w:val="single" w:sz="4" w:space="0" w:color="B8C8E0"/>
            </w:tcBorders>
            <w:shd w:val="clear" w:color="auto" w:fill="FFFFFF"/>
          </w:tcPr>
          <w:p w14:paraId="5F7ECB89"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1E532AE0" w14:textId="77777777" w:rsidR="008D4F2E" w:rsidRDefault="00000000">
            <w:pPr>
              <w:pBdr>
                <w:top w:val="nil"/>
                <w:left w:val="nil"/>
                <w:bottom w:val="nil"/>
                <w:right w:val="nil"/>
                <w:between w:val="nil"/>
              </w:pBdr>
              <w:spacing w:after="80"/>
              <w:jc w:val="both"/>
              <w:rPr>
                <w:color w:val="000000"/>
              </w:rPr>
            </w:pPr>
            <w:r>
              <w:rPr>
                <w:b/>
                <w:bCs/>
                <w:i/>
                <w:iCs/>
                <w:color w:val="111111"/>
              </w:rPr>
              <w:t>17.1.</w:t>
            </w:r>
            <w:r>
              <w:rPr>
                <w:b/>
                <w:bCs/>
                <w:i/>
                <w:iCs/>
                <w:color w:val="111111"/>
              </w:rPr>
              <w:tab/>
            </w:r>
            <w:r>
              <w:rPr>
                <w:i/>
                <w:iCs/>
                <w:color w:val="111111"/>
              </w:rPr>
              <w:t>The Parties mutually undertake to maintain confidentiality regarding (i) general information, whether labeled as confidential or not, (ii) advertising ideas and projects or any commercial data, including, without limitation, technical, financial, commercial information, business strategies, trade secrets, plans and any other information that, by its nature, should be treated as confidential; and (iii) the database (the “Confidential Information”), being responsible for any breach and resulting damages, without prejudice to the immediate termination of this agreement, regardless of prior notice. The Parties undertake to use the Confidential Information exclusively for the purposes set forth in this Agreement. The confidentiality obligations set forth in this Clause shall remain in effect during the term of this Agreement and for a period of 2 (two) years after its termination or expiration. Information shall not be considered Confidential Information if it: (a) is public at the time of disclosure or becomes public without breach of this Agreement; (b) is lawfully known by the receiving Party prior to disclosure; or (c) has been independently developed by the receiving Party without use of the other Party’s Confidential Information.</w:t>
            </w:r>
          </w:p>
        </w:tc>
      </w:tr>
      <w:tr w:rsidR="008D4F2E" w14:paraId="5D925764" w14:textId="77777777">
        <w:tc>
          <w:tcPr>
            <w:tcW w:w="5035" w:type="dxa"/>
            <w:shd w:val="clear" w:color="auto" w:fill="FFFFFF"/>
          </w:tcPr>
          <w:p w14:paraId="683EFE60"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53B1AA93"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61E9B359" w14:textId="77777777" w:rsidR="008D4F2E" w:rsidRDefault="008D4F2E">
            <w:pPr>
              <w:pBdr>
                <w:top w:val="nil"/>
                <w:left w:val="nil"/>
                <w:bottom w:val="nil"/>
                <w:right w:val="nil"/>
                <w:between w:val="nil"/>
              </w:pBdr>
              <w:spacing w:after="40"/>
              <w:jc w:val="both"/>
              <w:rPr>
                <w:color w:val="000000"/>
              </w:rPr>
            </w:pPr>
          </w:p>
        </w:tc>
      </w:tr>
      <w:tr w:rsidR="008D4F2E" w14:paraId="168FCE4B" w14:textId="77777777">
        <w:tc>
          <w:tcPr>
            <w:tcW w:w="5035" w:type="dxa"/>
            <w:shd w:val="clear" w:color="auto" w:fill="FFFFFF"/>
          </w:tcPr>
          <w:p w14:paraId="522F6D0C" w14:textId="77777777" w:rsidR="008D4F2E" w:rsidRPr="00ED60DD" w:rsidRDefault="00000000">
            <w:pPr>
              <w:pBdr>
                <w:top w:val="nil"/>
                <w:left w:val="nil"/>
                <w:bottom w:val="nil"/>
                <w:right w:val="nil"/>
                <w:between w:val="nil"/>
              </w:pBdr>
              <w:spacing w:after="40"/>
              <w:jc w:val="both"/>
              <w:rPr>
                <w:color w:val="000000"/>
                <w:lang w:val="es-AR"/>
              </w:rPr>
            </w:pPr>
            <w:r w:rsidRPr="00ED60DD">
              <w:rPr>
                <w:color w:val="000000"/>
                <w:lang w:val="es-AR"/>
              </w:rPr>
              <w:t>17.1.1. A Parte receptora poderá divulgar Informações Confidenciais caso tal divulgação seja exigida por autoridade competente ou por lei aplicável, desde que limitada ao estritamente necessário para cumprimento da respectiva obrigação legal, devendo, sempre que legalmente permitido, notificar previamente a outra Parte para que esta possa adotar as medidas cabíveis para proteção de seus interesses.</w:t>
            </w:r>
          </w:p>
        </w:tc>
        <w:tc>
          <w:tcPr>
            <w:tcW w:w="236" w:type="dxa"/>
            <w:tcBorders>
              <w:left w:val="single" w:sz="4" w:space="0" w:color="B8C8E0"/>
              <w:right w:val="single" w:sz="4" w:space="0" w:color="B8C8E0"/>
            </w:tcBorders>
            <w:shd w:val="clear" w:color="auto" w:fill="FFFFFF"/>
          </w:tcPr>
          <w:p w14:paraId="00773769"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789566A5" w14:textId="77777777" w:rsidR="008D4F2E" w:rsidRDefault="00000000">
            <w:pPr>
              <w:pBdr>
                <w:top w:val="nil"/>
                <w:left w:val="nil"/>
                <w:bottom w:val="nil"/>
                <w:right w:val="nil"/>
                <w:between w:val="nil"/>
              </w:pBdr>
              <w:spacing w:after="40"/>
              <w:jc w:val="both"/>
              <w:rPr>
                <w:color w:val="000000"/>
              </w:rPr>
            </w:pPr>
            <w:r>
              <w:rPr>
                <w:color w:val="000000"/>
              </w:rPr>
              <w:t>17.1.1. The receiving Party may disclose Confidential Information if required by a competent authority or applicable law, provided that such disclosure is limited to the extent strictly necessary to comply with such legal obligation, and, whenever legally permitted, the receiving Party shall promptly notify the other Party so that it may take appropriate measures to protect its interests.</w:t>
            </w:r>
          </w:p>
        </w:tc>
      </w:tr>
      <w:tr w:rsidR="008D4F2E" w14:paraId="13172398" w14:textId="77777777">
        <w:tc>
          <w:tcPr>
            <w:tcW w:w="5035" w:type="dxa"/>
            <w:shd w:val="clear" w:color="auto" w:fill="FFFFFF"/>
          </w:tcPr>
          <w:p w14:paraId="25E9C620" w14:textId="77777777" w:rsidR="008D4F2E" w:rsidRDefault="00000000">
            <w:pPr>
              <w:pBdr>
                <w:top w:val="nil"/>
                <w:left w:val="nil"/>
                <w:bottom w:val="nil"/>
                <w:right w:val="nil"/>
                <w:between w:val="nil"/>
              </w:pBdr>
              <w:spacing w:after="40"/>
              <w:jc w:val="both"/>
              <w:rPr>
                <w:color w:val="000000"/>
              </w:rPr>
            </w:pPr>
            <w:r>
              <w:rPr>
                <w:color w:val="000000"/>
              </w:rPr>
              <w:t>‍</w:t>
            </w:r>
          </w:p>
        </w:tc>
        <w:tc>
          <w:tcPr>
            <w:tcW w:w="236" w:type="dxa"/>
            <w:tcBorders>
              <w:left w:val="single" w:sz="4" w:space="0" w:color="B8C8E0"/>
              <w:right w:val="single" w:sz="4" w:space="0" w:color="B8C8E0"/>
            </w:tcBorders>
            <w:shd w:val="clear" w:color="auto" w:fill="FFFFFF"/>
          </w:tcPr>
          <w:p w14:paraId="146279EB"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20EBDA01" w14:textId="77777777" w:rsidR="008D4F2E" w:rsidRDefault="008D4F2E">
            <w:pPr>
              <w:pBdr>
                <w:top w:val="nil"/>
                <w:left w:val="nil"/>
                <w:bottom w:val="nil"/>
                <w:right w:val="nil"/>
                <w:between w:val="nil"/>
              </w:pBdr>
              <w:spacing w:after="40"/>
              <w:jc w:val="both"/>
              <w:rPr>
                <w:color w:val="000000"/>
              </w:rPr>
            </w:pPr>
          </w:p>
        </w:tc>
      </w:tr>
      <w:tr w:rsidR="008D4F2E" w14:paraId="3F78EA03" w14:textId="77777777">
        <w:tc>
          <w:tcPr>
            <w:tcW w:w="5035" w:type="dxa"/>
            <w:shd w:val="clear" w:color="auto" w:fill="E8EEF8"/>
          </w:tcPr>
          <w:p w14:paraId="79BD3FC7"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17.2.</w:t>
            </w:r>
            <w:r w:rsidRPr="00ED60DD">
              <w:rPr>
                <w:b/>
                <w:bCs/>
                <w:color w:val="111111"/>
                <w:lang w:val="es-AR"/>
              </w:rPr>
              <w:tab/>
            </w:r>
            <w:r w:rsidRPr="00ED60DD">
              <w:rPr>
                <w:color w:val="111111"/>
                <w:lang w:val="es-AR"/>
              </w:rPr>
              <w:t>Após a rescisão deste Contrato e a pedido da parte divulgadora, a parte receptora concorda em devolver ou destruir, em até 5 (cinco) dias, todos os documentos e materiais contendo Informações Confidenciais da outra parte.</w:t>
            </w:r>
          </w:p>
        </w:tc>
        <w:tc>
          <w:tcPr>
            <w:tcW w:w="236" w:type="dxa"/>
            <w:tcBorders>
              <w:left w:val="single" w:sz="4" w:space="0" w:color="B8C8E0"/>
              <w:right w:val="single" w:sz="4" w:space="0" w:color="B8C8E0"/>
            </w:tcBorders>
            <w:shd w:val="clear" w:color="auto" w:fill="FFFFFF"/>
          </w:tcPr>
          <w:p w14:paraId="6C44B305"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2294BF3A" w14:textId="77777777" w:rsidR="008D4F2E" w:rsidRDefault="00000000">
            <w:pPr>
              <w:pBdr>
                <w:top w:val="nil"/>
                <w:left w:val="nil"/>
                <w:bottom w:val="nil"/>
                <w:right w:val="nil"/>
                <w:between w:val="nil"/>
              </w:pBdr>
              <w:spacing w:after="80"/>
              <w:jc w:val="both"/>
              <w:rPr>
                <w:color w:val="000000"/>
              </w:rPr>
            </w:pPr>
            <w:r>
              <w:rPr>
                <w:b/>
                <w:bCs/>
                <w:i/>
                <w:iCs/>
                <w:color w:val="111111"/>
              </w:rPr>
              <w:t>17.2.</w:t>
            </w:r>
            <w:r>
              <w:rPr>
                <w:b/>
                <w:bCs/>
                <w:i/>
                <w:iCs/>
                <w:color w:val="111111"/>
              </w:rPr>
              <w:tab/>
            </w:r>
            <w:r>
              <w:rPr>
                <w:i/>
                <w:iCs/>
                <w:color w:val="111111"/>
              </w:rPr>
              <w:t>Upon termination of this Agreement and at the request of the disclosing party, the receiving party agrees to return or destroy, within 5 (five) days, all documents and materials containing the other party's Confidential Information.</w:t>
            </w:r>
          </w:p>
        </w:tc>
      </w:tr>
      <w:tr w:rsidR="008D4F2E" w14:paraId="4ABB89BB" w14:textId="77777777">
        <w:tc>
          <w:tcPr>
            <w:tcW w:w="5035" w:type="dxa"/>
            <w:shd w:val="clear" w:color="auto" w:fill="FFFFFF"/>
          </w:tcPr>
          <w:p w14:paraId="1CB65C0B"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1AF5DB81"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64F29E9B" w14:textId="77777777" w:rsidR="008D4F2E" w:rsidRDefault="008D4F2E">
            <w:pPr>
              <w:pBdr>
                <w:top w:val="nil"/>
                <w:left w:val="nil"/>
                <w:bottom w:val="nil"/>
                <w:right w:val="nil"/>
                <w:between w:val="nil"/>
              </w:pBdr>
              <w:spacing w:after="40"/>
              <w:jc w:val="both"/>
              <w:rPr>
                <w:color w:val="000000"/>
              </w:rPr>
            </w:pPr>
          </w:p>
        </w:tc>
      </w:tr>
      <w:tr w:rsidR="008D4F2E" w14:paraId="5BF74E79" w14:textId="77777777">
        <w:tc>
          <w:tcPr>
            <w:tcW w:w="5035" w:type="dxa"/>
            <w:shd w:val="clear" w:color="auto" w:fill="003087"/>
          </w:tcPr>
          <w:p w14:paraId="179FBA94" w14:textId="77777777" w:rsidR="008D4F2E" w:rsidRDefault="00000000">
            <w:pPr>
              <w:pBdr>
                <w:top w:val="nil"/>
                <w:left w:val="nil"/>
                <w:bottom w:val="nil"/>
                <w:right w:val="nil"/>
                <w:between w:val="nil"/>
              </w:pBdr>
              <w:spacing w:before="60" w:after="60"/>
              <w:jc w:val="both"/>
              <w:rPr>
                <w:color w:val="000000"/>
              </w:rPr>
            </w:pPr>
            <w:r>
              <w:rPr>
                <w:b/>
                <w:bCs/>
                <w:color w:val="FFFFFF"/>
                <w:sz w:val="20"/>
                <w:szCs w:val="20"/>
              </w:rPr>
              <w:t>CLÁUSULA 18 - ANTICORRUPÇÃO E ANTISSUBORNO</w:t>
            </w:r>
          </w:p>
        </w:tc>
        <w:tc>
          <w:tcPr>
            <w:tcW w:w="236" w:type="dxa"/>
            <w:tcBorders>
              <w:left w:val="single" w:sz="4" w:space="0" w:color="B8C8E0"/>
              <w:right w:val="single" w:sz="4" w:space="0" w:color="B8C8E0"/>
            </w:tcBorders>
            <w:shd w:val="clear" w:color="auto" w:fill="FFFFFF"/>
          </w:tcPr>
          <w:p w14:paraId="65C58BF7"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003087"/>
          </w:tcPr>
          <w:p w14:paraId="66977884" w14:textId="77777777" w:rsidR="008D4F2E" w:rsidRDefault="00000000">
            <w:pPr>
              <w:pBdr>
                <w:top w:val="nil"/>
                <w:left w:val="nil"/>
                <w:bottom w:val="nil"/>
                <w:right w:val="nil"/>
                <w:between w:val="nil"/>
              </w:pBdr>
              <w:spacing w:before="60" w:after="60"/>
              <w:jc w:val="both"/>
              <w:rPr>
                <w:color w:val="000000"/>
              </w:rPr>
            </w:pPr>
            <w:r>
              <w:rPr>
                <w:b/>
                <w:bCs/>
                <w:i/>
                <w:iCs/>
                <w:color w:val="FFFFFF"/>
                <w:sz w:val="20"/>
                <w:szCs w:val="20"/>
              </w:rPr>
              <w:t>CLAUSE 18 – ANTI-CORRUPTION AND ANTI-BRIBERY</w:t>
            </w:r>
          </w:p>
        </w:tc>
      </w:tr>
      <w:tr w:rsidR="008D4F2E" w14:paraId="79B35C45" w14:textId="77777777">
        <w:tc>
          <w:tcPr>
            <w:tcW w:w="5035" w:type="dxa"/>
            <w:shd w:val="clear" w:color="auto" w:fill="FFFFFF"/>
          </w:tcPr>
          <w:p w14:paraId="398A4EBA"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09FAF616"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7BBF6C86" w14:textId="77777777" w:rsidR="008D4F2E" w:rsidRDefault="008D4F2E">
            <w:pPr>
              <w:pBdr>
                <w:top w:val="nil"/>
                <w:left w:val="nil"/>
                <w:bottom w:val="nil"/>
                <w:right w:val="nil"/>
                <w:between w:val="nil"/>
              </w:pBdr>
              <w:spacing w:after="40"/>
              <w:jc w:val="both"/>
              <w:rPr>
                <w:color w:val="000000"/>
              </w:rPr>
            </w:pPr>
          </w:p>
        </w:tc>
      </w:tr>
      <w:tr w:rsidR="008D4F2E" w14:paraId="7674280B" w14:textId="77777777">
        <w:tc>
          <w:tcPr>
            <w:tcW w:w="5035" w:type="dxa"/>
            <w:shd w:val="clear" w:color="auto" w:fill="FFFFFF"/>
          </w:tcPr>
          <w:p w14:paraId="70E7AC30" w14:textId="77777777" w:rsidR="008D4F2E" w:rsidRPr="00ED60DD" w:rsidRDefault="00000000">
            <w:pPr>
              <w:pBdr>
                <w:top w:val="nil"/>
                <w:left w:val="nil"/>
                <w:bottom w:val="nil"/>
                <w:right w:val="nil"/>
                <w:between w:val="nil"/>
              </w:pBdr>
              <w:spacing w:after="80"/>
              <w:jc w:val="both"/>
              <w:rPr>
                <w:color w:val="111111"/>
                <w:lang w:val="es-AR"/>
              </w:rPr>
            </w:pPr>
            <w:r w:rsidRPr="00ED60DD">
              <w:rPr>
                <w:b/>
                <w:bCs/>
                <w:color w:val="111111"/>
                <w:lang w:val="es-AR"/>
              </w:rPr>
              <w:t>18.1.</w:t>
            </w:r>
            <w:r w:rsidRPr="00ED60DD">
              <w:rPr>
                <w:b/>
                <w:bCs/>
                <w:color w:val="111111"/>
                <w:lang w:val="es-AR"/>
              </w:rPr>
              <w:tab/>
            </w:r>
            <w:r w:rsidRPr="00ED60DD">
              <w:rPr>
                <w:color w:val="111111"/>
                <w:lang w:val="es-AR"/>
              </w:rPr>
              <w:t xml:space="preserve">As Partes declaram possuir pleno conhecimento e comprometem-se a cumprir, durante toda a vigência deste Contrato, a legislação brasileira aplicável à Prevenção à Lavagem de Dinheiro e ao Financiamento do Terrorismo (PLD/FTP), em especial a Lei nº 9.613/1998, bem como todos os atos normativos, regulamentos e diretrizes emitidos pelas autoridades competentes, incluindo, quando aplicável, aqueles expedidos pelo </w:t>
            </w:r>
            <w:r w:rsidRPr="00ED60DD">
              <w:rPr>
                <w:color w:val="111111"/>
                <w:lang w:val="es-AR"/>
              </w:rPr>
              <w:lastRenderedPageBreak/>
              <w:t>Conselho de Controle de Atividades Financeiras (COAF), pela Secretaria de Prêmios e Apostas do Ministério da Fazenda (SPA/MF) e quaisquer outras autoridades regulatórias competentes.</w:t>
            </w:r>
          </w:p>
          <w:p w14:paraId="02C5A7A6" w14:textId="77777777" w:rsidR="008D4F2E" w:rsidRPr="00ED60DD" w:rsidRDefault="008D4F2E">
            <w:pPr>
              <w:pBdr>
                <w:top w:val="nil"/>
                <w:left w:val="nil"/>
                <w:bottom w:val="nil"/>
                <w:right w:val="nil"/>
                <w:between w:val="nil"/>
              </w:pBdr>
              <w:spacing w:after="80"/>
              <w:jc w:val="both"/>
              <w:rPr>
                <w:color w:val="111111"/>
                <w:lang w:val="es-AR"/>
              </w:rPr>
            </w:pPr>
          </w:p>
          <w:p w14:paraId="73BD48AB" w14:textId="77777777" w:rsidR="008D4F2E" w:rsidRPr="00ED60DD" w:rsidRDefault="00000000">
            <w:pPr>
              <w:pBdr>
                <w:top w:val="nil"/>
                <w:left w:val="nil"/>
                <w:bottom w:val="nil"/>
                <w:right w:val="nil"/>
                <w:between w:val="nil"/>
              </w:pBdr>
              <w:spacing w:after="80"/>
              <w:jc w:val="both"/>
              <w:rPr>
                <w:color w:val="111111"/>
                <w:lang w:val="es-AR"/>
              </w:rPr>
            </w:pPr>
            <w:r w:rsidRPr="00ED60DD">
              <w:rPr>
                <w:b/>
                <w:bCs/>
                <w:color w:val="111111"/>
                <w:lang w:val="es-AR"/>
              </w:rPr>
              <w:t xml:space="preserve">18.2. </w:t>
            </w:r>
            <w:r w:rsidRPr="00ED60DD">
              <w:rPr>
                <w:color w:val="111111"/>
                <w:lang w:val="es-AR"/>
              </w:rPr>
              <w:t>As Partes comprometem-se, ainda, a observar as políticas internas de compliance, integridade e PLD/FTP da outra Parte, na medida em que forem aplicáveis e devidamente comunicadas, ficando expressamente acordado que o presente Contrato contém disposições específicas relacionadas à PLD/FTP, cujo descumprimento será considerado infração contratual relevante.</w:t>
            </w:r>
          </w:p>
          <w:p w14:paraId="3F99BF43" w14:textId="77777777" w:rsidR="008D4F2E" w:rsidRPr="00ED60DD" w:rsidRDefault="008D4F2E">
            <w:pPr>
              <w:pBdr>
                <w:top w:val="nil"/>
                <w:left w:val="nil"/>
                <w:bottom w:val="nil"/>
                <w:right w:val="nil"/>
                <w:between w:val="nil"/>
              </w:pBdr>
              <w:spacing w:after="80"/>
              <w:jc w:val="both"/>
              <w:rPr>
                <w:color w:val="111111"/>
                <w:lang w:val="es-AR"/>
              </w:rPr>
            </w:pPr>
          </w:p>
          <w:p w14:paraId="084B308E" w14:textId="77777777" w:rsidR="008D4F2E" w:rsidRPr="00ED60DD" w:rsidRDefault="00000000">
            <w:pPr>
              <w:pBdr>
                <w:top w:val="nil"/>
                <w:left w:val="nil"/>
                <w:bottom w:val="nil"/>
                <w:right w:val="nil"/>
                <w:between w:val="nil"/>
              </w:pBdr>
              <w:spacing w:after="80"/>
              <w:jc w:val="both"/>
              <w:rPr>
                <w:color w:val="111111"/>
                <w:lang w:val="es-AR"/>
              </w:rPr>
            </w:pPr>
            <w:r w:rsidRPr="00ED60DD">
              <w:rPr>
                <w:b/>
                <w:bCs/>
                <w:color w:val="111111"/>
                <w:lang w:val="es-AR"/>
              </w:rPr>
              <w:t xml:space="preserve">18.3. </w:t>
            </w:r>
            <w:r w:rsidRPr="00ED60DD">
              <w:rPr>
                <w:color w:val="111111"/>
                <w:lang w:val="es-AR"/>
              </w:rPr>
              <w:t>Cada Parte terá o direito de auditar, diretamente ou por terceiros por ela indicados, o cumprimento, pela outra Parte, das obrigações assumidas neste Contrato, inclusive aquelas relacionadas à PLD/FTP. A Parte auditada compromete-se a cooperar integralmente com tais auditorias, fornecendo, em prazo razoável, todas as informações, documentos e registros necessários para essa finalidade.</w:t>
            </w:r>
          </w:p>
          <w:p w14:paraId="47926870" w14:textId="77777777" w:rsidR="008D4F2E" w:rsidRPr="00ED60DD" w:rsidRDefault="008D4F2E">
            <w:pPr>
              <w:pBdr>
                <w:top w:val="nil"/>
                <w:left w:val="nil"/>
                <w:bottom w:val="nil"/>
                <w:right w:val="nil"/>
                <w:between w:val="nil"/>
              </w:pBdr>
              <w:spacing w:after="80"/>
              <w:jc w:val="both"/>
              <w:rPr>
                <w:color w:val="111111"/>
                <w:lang w:val="es-AR"/>
              </w:rPr>
            </w:pPr>
          </w:p>
          <w:p w14:paraId="56BD7B02" w14:textId="77777777" w:rsidR="008D4F2E" w:rsidRPr="00ED60DD" w:rsidRDefault="00000000">
            <w:pPr>
              <w:pBdr>
                <w:top w:val="nil"/>
                <w:left w:val="nil"/>
                <w:bottom w:val="nil"/>
                <w:right w:val="nil"/>
                <w:between w:val="nil"/>
              </w:pBdr>
              <w:spacing w:after="80"/>
              <w:jc w:val="both"/>
              <w:rPr>
                <w:color w:val="111111"/>
                <w:lang w:val="es-AR"/>
              </w:rPr>
            </w:pPr>
            <w:r w:rsidRPr="00ED60DD">
              <w:rPr>
                <w:b/>
                <w:bCs/>
                <w:color w:val="111111"/>
                <w:lang w:val="es-AR"/>
              </w:rPr>
              <w:t xml:space="preserve">18.4. </w:t>
            </w:r>
            <w:r w:rsidRPr="00ED60DD">
              <w:rPr>
                <w:color w:val="111111"/>
                <w:lang w:val="es-AR"/>
              </w:rPr>
              <w:t>As Partes comprometem-se a comunicar prontamente e formalmente à outra Parte qualquer alteração relevante em sua estrutura societária, incluindo, sem limitação, alterações em sua estrutura acionária, controle direto ou indireto, beneficiário final, bem como qualquer fusão, cisão, incorporação ou reorganização societária que possa impactar a execução deste Contrato ou as avaliações de risco realizadas pela outra Parte.</w:t>
            </w:r>
          </w:p>
          <w:p w14:paraId="3E24F243" w14:textId="77777777" w:rsidR="008D4F2E" w:rsidRPr="00ED60DD" w:rsidRDefault="008D4F2E">
            <w:pPr>
              <w:pBdr>
                <w:top w:val="nil"/>
                <w:left w:val="nil"/>
                <w:bottom w:val="nil"/>
                <w:right w:val="nil"/>
                <w:between w:val="nil"/>
              </w:pBdr>
              <w:spacing w:after="80"/>
              <w:jc w:val="both"/>
              <w:rPr>
                <w:color w:val="111111"/>
                <w:lang w:val="es-AR"/>
              </w:rPr>
            </w:pPr>
          </w:p>
          <w:p w14:paraId="2A6EDBD1" w14:textId="77777777" w:rsidR="008D4F2E" w:rsidRPr="00ED60DD" w:rsidRDefault="00000000">
            <w:pPr>
              <w:pBdr>
                <w:top w:val="nil"/>
                <w:left w:val="nil"/>
                <w:bottom w:val="nil"/>
                <w:right w:val="nil"/>
                <w:between w:val="nil"/>
              </w:pBdr>
              <w:spacing w:after="80"/>
              <w:jc w:val="both"/>
              <w:rPr>
                <w:color w:val="111111"/>
                <w:lang w:val="es-AR"/>
              </w:rPr>
            </w:pPr>
            <w:r w:rsidRPr="00ED60DD">
              <w:rPr>
                <w:b/>
                <w:bCs/>
                <w:color w:val="111111"/>
                <w:lang w:val="es-AR"/>
              </w:rPr>
              <w:t>18.5.</w:t>
            </w:r>
            <w:r w:rsidRPr="00ED60DD">
              <w:rPr>
                <w:color w:val="111111"/>
                <w:lang w:val="es-AR"/>
              </w:rPr>
              <w:t xml:space="preserve"> Sem prejuízo de quaisquer outros direitos previstos em lei ou neste Contrato, qualquer das Partes poderá rescindir unilateralmente este Contrato, de pleno direito , em caso de descumprimento, pela outra Parte, de quaisquer das obrigações previstas nesta cláusula que não seja sanado no prazo de 10 (dez) dias úteis contados do recebimento de notificação escrita, ressalvadas as hipóteses de descumprimento doloso ou insanável, em que a rescisão poderá ser imediata. Não será devida indenização em decorrência da rescisão fundada nesta cláusula, sem prejuízo do pagamento dos SERVIÇOS efetivamente executados até a data da rescisão.</w:t>
            </w:r>
          </w:p>
          <w:p w14:paraId="79F3B4D8" w14:textId="77777777" w:rsidR="008D4F2E" w:rsidRPr="00ED60DD" w:rsidRDefault="00000000">
            <w:pPr>
              <w:pBdr>
                <w:top w:val="nil"/>
                <w:left w:val="nil"/>
                <w:bottom w:val="nil"/>
                <w:right w:val="nil"/>
                <w:between w:val="nil"/>
              </w:pBdr>
              <w:spacing w:after="80"/>
              <w:jc w:val="both"/>
              <w:rPr>
                <w:color w:val="000000"/>
                <w:lang w:val="es-AR"/>
              </w:rPr>
            </w:pPr>
            <w:r w:rsidRPr="00ED60DD">
              <w:rPr>
                <w:color w:val="000000"/>
                <w:lang w:val="es-AR"/>
              </w:rPr>
              <w:t xml:space="preserve">     </w:t>
            </w:r>
          </w:p>
        </w:tc>
        <w:tc>
          <w:tcPr>
            <w:tcW w:w="236" w:type="dxa"/>
            <w:tcBorders>
              <w:left w:val="single" w:sz="4" w:space="0" w:color="B8C8E0"/>
              <w:right w:val="single" w:sz="4" w:space="0" w:color="B8C8E0"/>
            </w:tcBorders>
            <w:shd w:val="clear" w:color="auto" w:fill="FFFFFF"/>
          </w:tcPr>
          <w:p w14:paraId="156DAD18"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2B96377B" w14:textId="77777777" w:rsidR="008D4F2E" w:rsidRDefault="00000000">
            <w:pPr>
              <w:pBdr>
                <w:top w:val="nil"/>
                <w:left w:val="nil"/>
                <w:bottom w:val="nil"/>
                <w:right w:val="nil"/>
                <w:between w:val="nil"/>
              </w:pBdr>
              <w:spacing w:after="80"/>
              <w:jc w:val="both"/>
              <w:rPr>
                <w:i/>
                <w:iCs/>
                <w:color w:val="111111"/>
              </w:rPr>
            </w:pPr>
            <w:r>
              <w:rPr>
                <w:b/>
                <w:bCs/>
                <w:i/>
                <w:iCs/>
                <w:color w:val="111111"/>
              </w:rPr>
              <w:t>18.1.</w:t>
            </w:r>
            <w:r>
              <w:rPr>
                <w:b/>
                <w:bCs/>
                <w:i/>
                <w:iCs/>
                <w:color w:val="111111"/>
              </w:rPr>
              <w:tab/>
            </w:r>
            <w:r>
              <w:rPr>
                <w:i/>
                <w:iCs/>
                <w:color w:val="111111"/>
              </w:rPr>
              <w:t xml:space="preserve">The Parties represent that they have full knowledge of and undertake to comply, throughout the term of this Agreement, with the applicable Brazilian legislation on Anti-Money Laundering and Counter-Terrorism Financing (AML/CTF), in particular Law No. 9,613/1998, as well as with all normative acts, regulations and guidelines issued by the competent authorities, including, where applicable, those issued by the Council </w:t>
            </w:r>
            <w:r>
              <w:rPr>
                <w:i/>
                <w:iCs/>
                <w:color w:val="111111"/>
              </w:rPr>
              <w:lastRenderedPageBreak/>
              <w:t>for Financial Activities Control (COAF), the Secretariat of Prizes and Betting of the Ministry of Finance (SPA/MF) and any other relevant regulatory authorities.</w:t>
            </w:r>
          </w:p>
          <w:p w14:paraId="3CDB2148" w14:textId="77777777" w:rsidR="008D4F2E" w:rsidRDefault="008D4F2E">
            <w:pPr>
              <w:pBdr>
                <w:top w:val="nil"/>
                <w:left w:val="nil"/>
                <w:bottom w:val="nil"/>
                <w:right w:val="nil"/>
                <w:between w:val="nil"/>
              </w:pBdr>
              <w:spacing w:after="80"/>
              <w:jc w:val="both"/>
              <w:rPr>
                <w:i/>
                <w:iCs/>
                <w:color w:val="111111"/>
              </w:rPr>
            </w:pPr>
          </w:p>
          <w:p w14:paraId="3D989874" w14:textId="77777777" w:rsidR="008D4F2E" w:rsidRDefault="00000000">
            <w:pPr>
              <w:pBdr>
                <w:top w:val="nil"/>
                <w:left w:val="nil"/>
                <w:bottom w:val="nil"/>
                <w:right w:val="nil"/>
                <w:between w:val="nil"/>
              </w:pBdr>
              <w:spacing w:after="80"/>
              <w:jc w:val="both"/>
              <w:rPr>
                <w:i/>
                <w:iCs/>
                <w:color w:val="111111"/>
              </w:rPr>
            </w:pPr>
            <w:r>
              <w:rPr>
                <w:b/>
                <w:bCs/>
                <w:i/>
                <w:iCs/>
                <w:color w:val="111111"/>
              </w:rPr>
              <w:t xml:space="preserve">18.2. </w:t>
            </w:r>
            <w:r>
              <w:rPr>
                <w:i/>
                <w:iCs/>
                <w:color w:val="111111"/>
              </w:rPr>
              <w:t>The Parties further undertake to observe the other Party’s internal compliance, integrity and AML/CTF policies, to the extent applicable and duly communicated, it being expressly agreed that this Agreement contains specific contractual provisions relating to AML/CTF, the breach of which shall be deemed a material breach.</w:t>
            </w:r>
          </w:p>
          <w:p w14:paraId="221D770E" w14:textId="77777777" w:rsidR="008D4F2E" w:rsidRDefault="008D4F2E">
            <w:pPr>
              <w:pBdr>
                <w:top w:val="nil"/>
                <w:left w:val="nil"/>
                <w:bottom w:val="nil"/>
                <w:right w:val="nil"/>
                <w:between w:val="nil"/>
              </w:pBdr>
              <w:spacing w:after="80"/>
              <w:jc w:val="both"/>
              <w:rPr>
                <w:i/>
                <w:iCs/>
                <w:color w:val="111111"/>
              </w:rPr>
            </w:pPr>
          </w:p>
          <w:p w14:paraId="5F6D108D" w14:textId="77777777" w:rsidR="008D4F2E" w:rsidRDefault="00000000">
            <w:pPr>
              <w:pBdr>
                <w:top w:val="nil"/>
                <w:left w:val="nil"/>
                <w:bottom w:val="nil"/>
                <w:right w:val="nil"/>
                <w:between w:val="nil"/>
              </w:pBdr>
              <w:spacing w:after="80"/>
              <w:jc w:val="both"/>
              <w:rPr>
                <w:i/>
                <w:iCs/>
                <w:color w:val="111111"/>
              </w:rPr>
            </w:pPr>
            <w:r>
              <w:rPr>
                <w:b/>
                <w:bCs/>
                <w:i/>
                <w:iCs/>
                <w:color w:val="111111"/>
              </w:rPr>
              <w:t>18.3.</w:t>
            </w:r>
            <w:r>
              <w:rPr>
                <w:i/>
                <w:iCs/>
                <w:color w:val="111111"/>
              </w:rPr>
              <w:t xml:space="preserve"> Each Party shall have the right to audit, directly or through third parties appointed by it, the other Party’s compliance with the obligations assumed under this Agreement, including those related to AML/CTF. The audited Party undertakes to fully cooperate with such audits, providing, within reasonable timeframes, all information, documentation and records required for such purposes.</w:t>
            </w:r>
          </w:p>
          <w:p w14:paraId="7620E176" w14:textId="77777777" w:rsidR="008D4F2E" w:rsidRDefault="008D4F2E">
            <w:pPr>
              <w:pBdr>
                <w:top w:val="nil"/>
                <w:left w:val="nil"/>
                <w:bottom w:val="nil"/>
                <w:right w:val="nil"/>
                <w:between w:val="nil"/>
              </w:pBdr>
              <w:spacing w:after="80"/>
              <w:jc w:val="both"/>
              <w:rPr>
                <w:i/>
                <w:iCs/>
                <w:color w:val="111111"/>
              </w:rPr>
            </w:pPr>
          </w:p>
          <w:p w14:paraId="66766FD0" w14:textId="77777777" w:rsidR="008D4F2E" w:rsidRDefault="00000000">
            <w:pPr>
              <w:pBdr>
                <w:top w:val="nil"/>
                <w:left w:val="nil"/>
                <w:bottom w:val="nil"/>
                <w:right w:val="nil"/>
                <w:between w:val="nil"/>
              </w:pBdr>
              <w:spacing w:after="80"/>
              <w:jc w:val="both"/>
              <w:rPr>
                <w:i/>
                <w:iCs/>
                <w:color w:val="111111"/>
              </w:rPr>
            </w:pPr>
            <w:r>
              <w:rPr>
                <w:b/>
                <w:bCs/>
                <w:i/>
                <w:iCs/>
                <w:color w:val="111111"/>
              </w:rPr>
              <w:t>18.4.</w:t>
            </w:r>
            <w:r>
              <w:rPr>
                <w:i/>
                <w:iCs/>
                <w:color w:val="111111"/>
              </w:rPr>
              <w:t xml:space="preserve"> The Parties undertake to promptly and formally notify the other Party of any material change in their corporate structure, including, without limitation, changes in shareholding structure, direct or indirect control, ultimate beneficial owner, as well as any merger, spin-off, incorporation or corporate reorganization that may impact the performance of this Agreement or the risk assessments carried out by the other Party.</w:t>
            </w:r>
          </w:p>
          <w:p w14:paraId="68AC79D1" w14:textId="77777777" w:rsidR="008D4F2E" w:rsidRDefault="008D4F2E">
            <w:pPr>
              <w:pBdr>
                <w:top w:val="nil"/>
                <w:left w:val="nil"/>
                <w:bottom w:val="nil"/>
                <w:right w:val="nil"/>
                <w:between w:val="nil"/>
              </w:pBdr>
              <w:spacing w:after="80"/>
              <w:jc w:val="both"/>
              <w:rPr>
                <w:i/>
                <w:iCs/>
                <w:color w:val="111111"/>
              </w:rPr>
            </w:pPr>
          </w:p>
          <w:p w14:paraId="3BCA3F69" w14:textId="77777777" w:rsidR="008D4F2E" w:rsidRDefault="00000000">
            <w:pPr>
              <w:pBdr>
                <w:top w:val="nil"/>
                <w:left w:val="nil"/>
                <w:bottom w:val="nil"/>
                <w:right w:val="nil"/>
                <w:between w:val="nil"/>
              </w:pBdr>
              <w:spacing w:after="80"/>
              <w:jc w:val="both"/>
              <w:rPr>
                <w:i/>
                <w:iCs/>
                <w:color w:val="111111"/>
              </w:rPr>
            </w:pPr>
            <w:r>
              <w:rPr>
                <w:b/>
                <w:bCs/>
                <w:i/>
                <w:iCs/>
                <w:color w:val="111111"/>
              </w:rPr>
              <w:t>18.5.</w:t>
            </w:r>
            <w:r>
              <w:rPr>
                <w:i/>
                <w:iCs/>
                <w:color w:val="111111"/>
              </w:rPr>
              <w:t xml:space="preserve"> Without prejudice to any other rights provided by law or under this Agreement, either Party may unilaterally terminate this Agreement, by operation of law</w:t>
            </w:r>
            <w:r>
              <w:rPr>
                <w:color w:val="111111"/>
              </w:rPr>
              <w:t>, in the event of breach by the other Party of any of the obligations set forth in this clause that is not cured within 10 (ten) business days from receipt of written notice, except in cases of willful or incurable breach, in which case termination may be immediate. No compensation shall be due as a result of termination under this clause, without prejudice to payment for the SERVICES effectively performed up to the termination date.</w:t>
            </w:r>
          </w:p>
          <w:p w14:paraId="58EF7BFB" w14:textId="77777777" w:rsidR="008D4F2E" w:rsidRDefault="008D4F2E">
            <w:pPr>
              <w:pBdr>
                <w:top w:val="nil"/>
                <w:left w:val="nil"/>
                <w:bottom w:val="nil"/>
                <w:right w:val="nil"/>
                <w:between w:val="nil"/>
              </w:pBdr>
              <w:spacing w:after="80"/>
              <w:jc w:val="both"/>
              <w:rPr>
                <w:color w:val="000000"/>
              </w:rPr>
            </w:pPr>
          </w:p>
        </w:tc>
      </w:tr>
      <w:tr w:rsidR="008D4F2E" w14:paraId="0570E474" w14:textId="77777777">
        <w:tc>
          <w:tcPr>
            <w:tcW w:w="5035" w:type="dxa"/>
            <w:shd w:val="clear" w:color="auto" w:fill="FFFFFF"/>
          </w:tcPr>
          <w:p w14:paraId="6131225C"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350000B5"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5C27FF10" w14:textId="77777777" w:rsidR="008D4F2E" w:rsidRDefault="008D4F2E">
            <w:pPr>
              <w:pBdr>
                <w:top w:val="nil"/>
                <w:left w:val="nil"/>
                <w:bottom w:val="nil"/>
                <w:right w:val="nil"/>
                <w:between w:val="nil"/>
              </w:pBdr>
              <w:spacing w:after="40"/>
              <w:jc w:val="both"/>
              <w:rPr>
                <w:color w:val="000000"/>
              </w:rPr>
            </w:pPr>
          </w:p>
        </w:tc>
      </w:tr>
      <w:tr w:rsidR="008D4F2E" w14:paraId="6C22BAE4" w14:textId="77777777">
        <w:tc>
          <w:tcPr>
            <w:tcW w:w="5035" w:type="dxa"/>
            <w:shd w:val="clear" w:color="auto" w:fill="003087"/>
          </w:tcPr>
          <w:p w14:paraId="56F8EF3C" w14:textId="77777777" w:rsidR="008D4F2E" w:rsidRDefault="00000000">
            <w:pPr>
              <w:pBdr>
                <w:top w:val="nil"/>
                <w:left w:val="nil"/>
                <w:bottom w:val="nil"/>
                <w:right w:val="nil"/>
                <w:between w:val="nil"/>
              </w:pBdr>
              <w:spacing w:before="60" w:after="60"/>
              <w:jc w:val="both"/>
              <w:rPr>
                <w:color w:val="000000"/>
              </w:rPr>
            </w:pPr>
            <w:r>
              <w:rPr>
                <w:b/>
                <w:bCs/>
                <w:color w:val="FFFFFF"/>
                <w:sz w:val="20"/>
                <w:szCs w:val="20"/>
              </w:rPr>
              <w:t>CLÁUSULA 19 - BASE DE DADOS</w:t>
            </w:r>
          </w:p>
        </w:tc>
        <w:tc>
          <w:tcPr>
            <w:tcW w:w="236" w:type="dxa"/>
            <w:tcBorders>
              <w:left w:val="single" w:sz="4" w:space="0" w:color="B8C8E0"/>
              <w:right w:val="single" w:sz="4" w:space="0" w:color="B8C8E0"/>
            </w:tcBorders>
            <w:shd w:val="clear" w:color="auto" w:fill="FFFFFF"/>
          </w:tcPr>
          <w:p w14:paraId="26FEBA5F"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003087"/>
          </w:tcPr>
          <w:p w14:paraId="1540A5BB" w14:textId="77777777" w:rsidR="008D4F2E" w:rsidRDefault="00000000">
            <w:pPr>
              <w:pBdr>
                <w:top w:val="nil"/>
                <w:left w:val="nil"/>
                <w:bottom w:val="nil"/>
                <w:right w:val="nil"/>
                <w:between w:val="nil"/>
              </w:pBdr>
              <w:spacing w:before="60" w:after="60"/>
              <w:jc w:val="both"/>
              <w:rPr>
                <w:color w:val="000000"/>
              </w:rPr>
            </w:pPr>
            <w:r>
              <w:rPr>
                <w:b/>
                <w:bCs/>
                <w:i/>
                <w:iCs/>
                <w:color w:val="FFFFFF"/>
                <w:sz w:val="20"/>
                <w:szCs w:val="20"/>
              </w:rPr>
              <w:t>CLAUSE 19 – DATABASE</w:t>
            </w:r>
          </w:p>
        </w:tc>
      </w:tr>
      <w:tr w:rsidR="008D4F2E" w14:paraId="43979662" w14:textId="77777777">
        <w:tc>
          <w:tcPr>
            <w:tcW w:w="5035" w:type="dxa"/>
            <w:shd w:val="clear" w:color="auto" w:fill="FFFFFF"/>
          </w:tcPr>
          <w:p w14:paraId="0B68B35E"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4AB5DE69"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3E224400" w14:textId="77777777" w:rsidR="008D4F2E" w:rsidRDefault="008D4F2E">
            <w:pPr>
              <w:pBdr>
                <w:top w:val="nil"/>
                <w:left w:val="nil"/>
                <w:bottom w:val="nil"/>
                <w:right w:val="nil"/>
                <w:between w:val="nil"/>
              </w:pBdr>
              <w:spacing w:after="40"/>
              <w:jc w:val="both"/>
              <w:rPr>
                <w:color w:val="000000"/>
              </w:rPr>
            </w:pPr>
          </w:p>
        </w:tc>
      </w:tr>
      <w:tr w:rsidR="008D4F2E" w14:paraId="0B208472" w14:textId="77777777">
        <w:tc>
          <w:tcPr>
            <w:tcW w:w="5035" w:type="dxa"/>
            <w:shd w:val="clear" w:color="auto" w:fill="FFFFFF"/>
          </w:tcPr>
          <w:p w14:paraId="2970F409"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19.1.</w:t>
            </w:r>
            <w:r w:rsidRPr="00ED60DD">
              <w:rPr>
                <w:b/>
                <w:bCs/>
                <w:color w:val="111111"/>
                <w:lang w:val="es-AR"/>
              </w:rPr>
              <w:tab/>
            </w:r>
            <w:r w:rsidRPr="00ED60DD">
              <w:rPr>
                <w:color w:val="111111"/>
                <w:lang w:val="es-AR"/>
              </w:rPr>
              <w:t xml:space="preserve">Sempre que, em virtude dos serviços prestados no âmbito do presente Contrato, a </w:t>
            </w:r>
            <w:r w:rsidRPr="00ED60DD">
              <w:rPr>
                <w:b/>
                <w:bCs/>
                <w:color w:val="111111"/>
                <w:lang w:val="es-AR"/>
              </w:rPr>
              <w:t>CONTRATADA</w:t>
            </w:r>
            <w:r w:rsidRPr="00ED60DD">
              <w:rPr>
                <w:color w:val="111111"/>
                <w:lang w:val="es-AR"/>
              </w:rPr>
              <w:t xml:space="preserve"> venha a ter acesso a informações confidenciais da </w:t>
            </w:r>
            <w:r w:rsidRPr="00ED60DD">
              <w:rPr>
                <w:b/>
                <w:bCs/>
                <w:color w:val="111111"/>
                <w:lang w:val="es-AR"/>
              </w:rPr>
              <w:t>CONTRATANTE</w:t>
            </w:r>
            <w:r w:rsidRPr="00ED60DD">
              <w:rPr>
                <w:color w:val="111111"/>
                <w:lang w:val="es-AR"/>
              </w:rPr>
              <w:t xml:space="preserve"> (“Base de Dados”), o uso de tais dados está autorizado única e exclusivamente para a consecução dos Serviços ora contratados. A </w:t>
            </w:r>
            <w:r w:rsidRPr="00ED60DD">
              <w:rPr>
                <w:b/>
                <w:bCs/>
                <w:color w:val="111111"/>
                <w:lang w:val="es-AR"/>
              </w:rPr>
              <w:t>CONTRATADA</w:t>
            </w:r>
            <w:r w:rsidRPr="00ED60DD">
              <w:rPr>
                <w:color w:val="111111"/>
                <w:lang w:val="es-AR"/>
              </w:rPr>
              <w:t xml:space="preserve"> declara que detém todas as medidas de segurança adequadas e efetivas, que implementou medidas e políticas efetivas para a proteção e tratamento do Banco de Dados da </w:t>
            </w:r>
            <w:r w:rsidRPr="00ED60DD">
              <w:rPr>
                <w:b/>
                <w:bCs/>
                <w:color w:val="111111"/>
                <w:lang w:val="es-AR"/>
              </w:rPr>
              <w:t>CONTRATANTE</w:t>
            </w:r>
            <w:r w:rsidRPr="00ED60DD">
              <w:rPr>
                <w:color w:val="111111"/>
                <w:lang w:val="es-AR"/>
              </w:rPr>
              <w:t xml:space="preserve"> e que cumprirá com todas as políticas de proteção e sigilo de dados, de acordo com o previsto </w:t>
            </w:r>
            <w:r w:rsidRPr="00ED60DD">
              <w:rPr>
                <w:color w:val="111111"/>
                <w:lang w:val="es-AR"/>
              </w:rPr>
              <w:lastRenderedPageBreak/>
              <w:t>na lei brasileira 12.965 (“Marco Civil da Internet”), no Código Civil Brasileiro, na Lei Geral de Proteção de Dados (Lei 13.709/18 – LGPD) e outras leis aplicáveis.</w:t>
            </w:r>
          </w:p>
        </w:tc>
        <w:tc>
          <w:tcPr>
            <w:tcW w:w="236" w:type="dxa"/>
            <w:tcBorders>
              <w:left w:val="single" w:sz="4" w:space="0" w:color="B8C8E0"/>
              <w:right w:val="single" w:sz="4" w:space="0" w:color="B8C8E0"/>
            </w:tcBorders>
            <w:shd w:val="clear" w:color="auto" w:fill="FFFFFF"/>
          </w:tcPr>
          <w:p w14:paraId="6D4ECD37"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0323AFEB" w14:textId="77777777" w:rsidR="008D4F2E" w:rsidRDefault="00000000">
            <w:pPr>
              <w:pBdr>
                <w:top w:val="nil"/>
                <w:left w:val="nil"/>
                <w:bottom w:val="nil"/>
                <w:right w:val="nil"/>
                <w:between w:val="nil"/>
              </w:pBdr>
              <w:spacing w:after="80"/>
              <w:jc w:val="both"/>
              <w:rPr>
                <w:color w:val="000000"/>
              </w:rPr>
            </w:pPr>
            <w:r>
              <w:rPr>
                <w:b/>
                <w:bCs/>
                <w:i/>
                <w:iCs/>
                <w:color w:val="111111"/>
              </w:rPr>
              <w:t>19.1.</w:t>
            </w:r>
            <w:r>
              <w:rPr>
                <w:b/>
                <w:bCs/>
                <w:i/>
                <w:iCs/>
                <w:color w:val="111111"/>
              </w:rPr>
              <w:tab/>
            </w:r>
            <w:r>
              <w:rPr>
                <w:i/>
                <w:iCs/>
                <w:color w:val="111111"/>
              </w:rPr>
              <w:t xml:space="preserve">Whenever, by virtue of the services rendered under this Agreement, the </w:t>
            </w:r>
            <w:r>
              <w:rPr>
                <w:b/>
                <w:bCs/>
                <w:i/>
                <w:iCs/>
                <w:color w:val="111111"/>
              </w:rPr>
              <w:t>SERVICE PROVIDER</w:t>
            </w:r>
            <w:r>
              <w:rPr>
                <w:i/>
                <w:iCs/>
                <w:color w:val="111111"/>
              </w:rPr>
              <w:t xml:space="preserve"> gains access to confidential information of the </w:t>
            </w:r>
            <w:r>
              <w:rPr>
                <w:b/>
                <w:bCs/>
                <w:i/>
                <w:iCs/>
                <w:color w:val="111111"/>
              </w:rPr>
              <w:t>CLIENT</w:t>
            </w:r>
            <w:r>
              <w:rPr>
                <w:i/>
                <w:iCs/>
                <w:color w:val="111111"/>
              </w:rPr>
              <w:t xml:space="preserve"> (“Database”), the use of such data is authorized solely and exclusively for the performance of the contracted Services. The </w:t>
            </w:r>
            <w:r>
              <w:rPr>
                <w:b/>
                <w:bCs/>
                <w:i/>
                <w:iCs/>
                <w:color w:val="111111"/>
              </w:rPr>
              <w:t>SERVICE PROVIDER</w:t>
            </w:r>
            <w:r>
              <w:rPr>
                <w:i/>
                <w:iCs/>
                <w:color w:val="111111"/>
              </w:rPr>
              <w:t xml:space="preserve"> declares that it holds all appropriate and effective security measures, has implemented effective policies for the protection and processing of the </w:t>
            </w:r>
            <w:r>
              <w:rPr>
                <w:b/>
                <w:bCs/>
                <w:i/>
                <w:iCs/>
                <w:color w:val="111111"/>
              </w:rPr>
              <w:t>CLIENT</w:t>
            </w:r>
            <w:r>
              <w:rPr>
                <w:i/>
                <w:iCs/>
                <w:color w:val="111111"/>
              </w:rPr>
              <w:t xml:space="preserve">'s Database, and shall comply with all data protection and confidentiality policies under Brazilian Law 12,965 (“Marco Civil da Internet”), the </w:t>
            </w:r>
            <w:r>
              <w:rPr>
                <w:i/>
                <w:iCs/>
                <w:color w:val="111111"/>
              </w:rPr>
              <w:lastRenderedPageBreak/>
              <w:t>Brazilian Civil Code, the General Data Protection Law (Lei 13.709/18 – LGPD) and other applicable laws.</w:t>
            </w:r>
          </w:p>
        </w:tc>
      </w:tr>
      <w:tr w:rsidR="008D4F2E" w14:paraId="40143F51" w14:textId="77777777">
        <w:tc>
          <w:tcPr>
            <w:tcW w:w="5035" w:type="dxa"/>
            <w:shd w:val="clear" w:color="auto" w:fill="FFFFFF"/>
          </w:tcPr>
          <w:p w14:paraId="7985B41F"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195C0EA1"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7BA9E71D" w14:textId="77777777" w:rsidR="008D4F2E" w:rsidRDefault="008D4F2E">
            <w:pPr>
              <w:pBdr>
                <w:top w:val="nil"/>
                <w:left w:val="nil"/>
                <w:bottom w:val="nil"/>
                <w:right w:val="nil"/>
                <w:between w:val="nil"/>
              </w:pBdr>
              <w:spacing w:after="40"/>
              <w:jc w:val="both"/>
              <w:rPr>
                <w:color w:val="000000"/>
              </w:rPr>
            </w:pPr>
          </w:p>
        </w:tc>
      </w:tr>
      <w:tr w:rsidR="008D4F2E" w14:paraId="1F2F044E" w14:textId="77777777">
        <w:tc>
          <w:tcPr>
            <w:tcW w:w="5035" w:type="dxa"/>
            <w:shd w:val="clear" w:color="auto" w:fill="E8EEF8"/>
          </w:tcPr>
          <w:p w14:paraId="63CDE2F6"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19.2.</w:t>
            </w:r>
            <w:r w:rsidRPr="00ED60DD">
              <w:rPr>
                <w:b/>
                <w:bCs/>
                <w:color w:val="111111"/>
                <w:lang w:val="es-AR"/>
              </w:rPr>
              <w:tab/>
            </w:r>
            <w:r w:rsidRPr="00ED60DD">
              <w:rPr>
                <w:color w:val="111111"/>
                <w:lang w:val="es-AR"/>
              </w:rPr>
              <w:t xml:space="preserve">A </w:t>
            </w:r>
            <w:r w:rsidRPr="00ED60DD">
              <w:rPr>
                <w:b/>
                <w:bCs/>
                <w:color w:val="111111"/>
                <w:lang w:val="es-AR"/>
              </w:rPr>
              <w:t>CONTRATADA</w:t>
            </w:r>
            <w:r w:rsidRPr="00ED60DD">
              <w:rPr>
                <w:color w:val="111111"/>
                <w:lang w:val="es-AR"/>
              </w:rPr>
              <w:t xml:space="preserve"> não poderá utilizar qualquer dado da Base de Dados para fins estranhos a este Contrato, ou comercializar qualquer desses dados, total ou parcialmente. O descumprimento dará direito à </w:t>
            </w:r>
            <w:r w:rsidRPr="00ED60DD">
              <w:rPr>
                <w:b/>
                <w:bCs/>
                <w:color w:val="111111"/>
                <w:lang w:val="es-AR"/>
              </w:rPr>
              <w:t>CONTRATANTE</w:t>
            </w:r>
            <w:r w:rsidRPr="00ED60DD">
              <w:rPr>
                <w:color w:val="111111"/>
                <w:lang w:val="es-AR"/>
              </w:rPr>
              <w:t xml:space="preserve"> de impor penalidade de 10% (dez por cento) da parcela devida no mês em que a infração ocorreu, sem prejuízo da possibilidade de rescisão imediata e ingresso de ação judicial para reparação dos danos.</w:t>
            </w:r>
          </w:p>
        </w:tc>
        <w:tc>
          <w:tcPr>
            <w:tcW w:w="236" w:type="dxa"/>
            <w:tcBorders>
              <w:left w:val="single" w:sz="4" w:space="0" w:color="B8C8E0"/>
              <w:right w:val="single" w:sz="4" w:space="0" w:color="B8C8E0"/>
            </w:tcBorders>
            <w:shd w:val="clear" w:color="auto" w:fill="FFFFFF"/>
          </w:tcPr>
          <w:p w14:paraId="6C88DDB8"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59AEBA54" w14:textId="77777777" w:rsidR="008D4F2E" w:rsidRDefault="00000000">
            <w:pPr>
              <w:pBdr>
                <w:top w:val="nil"/>
                <w:left w:val="nil"/>
                <w:bottom w:val="nil"/>
                <w:right w:val="nil"/>
                <w:between w:val="nil"/>
              </w:pBdr>
              <w:spacing w:after="80"/>
              <w:jc w:val="both"/>
              <w:rPr>
                <w:color w:val="000000"/>
              </w:rPr>
            </w:pPr>
            <w:r>
              <w:rPr>
                <w:b/>
                <w:bCs/>
                <w:i/>
                <w:iCs/>
                <w:color w:val="111111"/>
              </w:rPr>
              <w:t>19.2.</w:t>
            </w:r>
            <w:r>
              <w:rPr>
                <w:b/>
                <w:bCs/>
                <w:i/>
                <w:iCs/>
                <w:color w:val="111111"/>
              </w:rPr>
              <w:tab/>
            </w:r>
            <w:r>
              <w:rPr>
                <w:i/>
                <w:iCs/>
                <w:color w:val="111111"/>
              </w:rPr>
              <w:t xml:space="preserve">The </w:t>
            </w:r>
            <w:r>
              <w:rPr>
                <w:b/>
                <w:bCs/>
                <w:i/>
                <w:iCs/>
                <w:color w:val="111111"/>
              </w:rPr>
              <w:t>SERVICE PROVIDER</w:t>
            </w:r>
            <w:r>
              <w:rPr>
                <w:i/>
                <w:iCs/>
                <w:color w:val="111111"/>
              </w:rPr>
              <w:t xml:space="preserve"> shall not use any Database data for purposes outside this Agreement or commercialize any such data, in whole or in part. Breach shall entitle the </w:t>
            </w:r>
            <w:r>
              <w:rPr>
                <w:b/>
                <w:bCs/>
                <w:i/>
                <w:iCs/>
                <w:color w:val="111111"/>
              </w:rPr>
              <w:t>CLIENT</w:t>
            </w:r>
            <w:r>
              <w:rPr>
                <w:i/>
                <w:iCs/>
                <w:color w:val="111111"/>
              </w:rPr>
              <w:t xml:space="preserve"> to impose a penalty of 10% (ten percent) of the installment due in the month of infringement, without prejudice to the right to immediately terminate the agreement and pursue judicial remedies.</w:t>
            </w:r>
          </w:p>
        </w:tc>
      </w:tr>
      <w:tr w:rsidR="008D4F2E" w14:paraId="2CDDB796" w14:textId="77777777">
        <w:tc>
          <w:tcPr>
            <w:tcW w:w="5035" w:type="dxa"/>
            <w:shd w:val="clear" w:color="auto" w:fill="FFFFFF"/>
          </w:tcPr>
          <w:p w14:paraId="69C4EB5E"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4286567B"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36B084A6" w14:textId="77777777" w:rsidR="008D4F2E" w:rsidRDefault="008D4F2E">
            <w:pPr>
              <w:pBdr>
                <w:top w:val="nil"/>
                <w:left w:val="nil"/>
                <w:bottom w:val="nil"/>
                <w:right w:val="nil"/>
                <w:between w:val="nil"/>
              </w:pBdr>
              <w:spacing w:after="40"/>
              <w:jc w:val="both"/>
              <w:rPr>
                <w:color w:val="000000"/>
              </w:rPr>
            </w:pPr>
          </w:p>
        </w:tc>
      </w:tr>
      <w:tr w:rsidR="008D4F2E" w14:paraId="04AA5E67" w14:textId="77777777">
        <w:tc>
          <w:tcPr>
            <w:tcW w:w="5035" w:type="dxa"/>
            <w:shd w:val="clear" w:color="auto" w:fill="003087"/>
          </w:tcPr>
          <w:p w14:paraId="50D8C2D1" w14:textId="77777777" w:rsidR="008D4F2E" w:rsidRDefault="00000000">
            <w:pPr>
              <w:pBdr>
                <w:top w:val="nil"/>
                <w:left w:val="nil"/>
                <w:bottom w:val="nil"/>
                <w:right w:val="nil"/>
                <w:between w:val="nil"/>
              </w:pBdr>
              <w:spacing w:before="60" w:after="60"/>
              <w:jc w:val="both"/>
              <w:rPr>
                <w:color w:val="000000"/>
              </w:rPr>
            </w:pPr>
            <w:r>
              <w:rPr>
                <w:b/>
                <w:bCs/>
                <w:color w:val="FFFFFF"/>
                <w:sz w:val="20"/>
                <w:szCs w:val="20"/>
              </w:rPr>
              <w:t>CLÁUSULA 20 - DAS DISPOSIÇÕES GERAIS</w:t>
            </w:r>
          </w:p>
        </w:tc>
        <w:tc>
          <w:tcPr>
            <w:tcW w:w="236" w:type="dxa"/>
            <w:tcBorders>
              <w:left w:val="single" w:sz="4" w:space="0" w:color="B8C8E0"/>
              <w:right w:val="single" w:sz="4" w:space="0" w:color="B8C8E0"/>
            </w:tcBorders>
            <w:shd w:val="clear" w:color="auto" w:fill="FFFFFF"/>
          </w:tcPr>
          <w:p w14:paraId="26B6B726"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003087"/>
          </w:tcPr>
          <w:p w14:paraId="4A9D03DF" w14:textId="77777777" w:rsidR="008D4F2E" w:rsidRDefault="00000000">
            <w:pPr>
              <w:pBdr>
                <w:top w:val="nil"/>
                <w:left w:val="nil"/>
                <w:bottom w:val="nil"/>
                <w:right w:val="nil"/>
                <w:between w:val="nil"/>
              </w:pBdr>
              <w:spacing w:before="60" w:after="60"/>
              <w:jc w:val="both"/>
              <w:rPr>
                <w:color w:val="000000"/>
              </w:rPr>
            </w:pPr>
            <w:r>
              <w:rPr>
                <w:b/>
                <w:bCs/>
                <w:i/>
                <w:iCs/>
                <w:color w:val="FFFFFF"/>
                <w:sz w:val="20"/>
                <w:szCs w:val="20"/>
              </w:rPr>
              <w:t>CLAUSE 20 – GENERAL PROVISIONS</w:t>
            </w:r>
          </w:p>
        </w:tc>
      </w:tr>
      <w:tr w:rsidR="008D4F2E" w14:paraId="33FA9C39" w14:textId="77777777">
        <w:tc>
          <w:tcPr>
            <w:tcW w:w="5035" w:type="dxa"/>
            <w:shd w:val="clear" w:color="auto" w:fill="FFFFFF"/>
          </w:tcPr>
          <w:p w14:paraId="16F44779"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3466AD52"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6213FDC0" w14:textId="77777777" w:rsidR="008D4F2E" w:rsidRDefault="008D4F2E">
            <w:pPr>
              <w:pBdr>
                <w:top w:val="nil"/>
                <w:left w:val="nil"/>
                <w:bottom w:val="nil"/>
                <w:right w:val="nil"/>
                <w:between w:val="nil"/>
              </w:pBdr>
              <w:spacing w:after="40"/>
              <w:jc w:val="both"/>
              <w:rPr>
                <w:color w:val="000000"/>
              </w:rPr>
            </w:pPr>
          </w:p>
        </w:tc>
      </w:tr>
      <w:tr w:rsidR="008D4F2E" w14:paraId="2BCEFDA7" w14:textId="77777777">
        <w:tc>
          <w:tcPr>
            <w:tcW w:w="5035" w:type="dxa"/>
            <w:shd w:val="clear" w:color="auto" w:fill="FFFFFF"/>
          </w:tcPr>
          <w:p w14:paraId="3047F8A5"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20.1.</w:t>
            </w:r>
            <w:r w:rsidRPr="00ED60DD">
              <w:rPr>
                <w:b/>
                <w:bCs/>
                <w:color w:val="111111"/>
                <w:lang w:val="es-AR"/>
              </w:rPr>
              <w:tab/>
            </w:r>
            <w:r w:rsidRPr="00ED60DD">
              <w:rPr>
                <w:color w:val="111111"/>
                <w:lang w:val="es-AR"/>
              </w:rPr>
              <w:t>Todos os documentos anexados a este instrumento fazem parte integrante do mesmo.</w:t>
            </w:r>
          </w:p>
        </w:tc>
        <w:tc>
          <w:tcPr>
            <w:tcW w:w="236" w:type="dxa"/>
            <w:tcBorders>
              <w:left w:val="single" w:sz="4" w:space="0" w:color="B8C8E0"/>
              <w:right w:val="single" w:sz="4" w:space="0" w:color="B8C8E0"/>
            </w:tcBorders>
            <w:shd w:val="clear" w:color="auto" w:fill="FFFFFF"/>
          </w:tcPr>
          <w:p w14:paraId="541AA5C9"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1D56F3AD" w14:textId="77777777" w:rsidR="008D4F2E" w:rsidRDefault="00000000">
            <w:pPr>
              <w:pBdr>
                <w:top w:val="nil"/>
                <w:left w:val="nil"/>
                <w:bottom w:val="nil"/>
                <w:right w:val="nil"/>
                <w:between w:val="nil"/>
              </w:pBdr>
              <w:spacing w:after="80"/>
              <w:jc w:val="both"/>
              <w:rPr>
                <w:color w:val="000000"/>
              </w:rPr>
            </w:pPr>
            <w:r>
              <w:rPr>
                <w:b/>
                <w:bCs/>
                <w:i/>
                <w:iCs/>
                <w:color w:val="111111"/>
              </w:rPr>
              <w:t>20.1.</w:t>
            </w:r>
            <w:r>
              <w:rPr>
                <w:b/>
                <w:bCs/>
                <w:i/>
                <w:iCs/>
                <w:color w:val="111111"/>
              </w:rPr>
              <w:tab/>
            </w:r>
            <w:r>
              <w:rPr>
                <w:i/>
                <w:iCs/>
                <w:color w:val="111111"/>
              </w:rPr>
              <w:t>All documents attached to this instrument form an integral part thereof.</w:t>
            </w:r>
          </w:p>
        </w:tc>
      </w:tr>
      <w:tr w:rsidR="008D4F2E" w14:paraId="366C426C" w14:textId="77777777">
        <w:tc>
          <w:tcPr>
            <w:tcW w:w="5035" w:type="dxa"/>
            <w:shd w:val="clear" w:color="auto" w:fill="FFFFFF"/>
          </w:tcPr>
          <w:p w14:paraId="3EE5C649"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0FF4B776"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3A2EF4A5" w14:textId="77777777" w:rsidR="008D4F2E" w:rsidRDefault="008D4F2E">
            <w:pPr>
              <w:pBdr>
                <w:top w:val="nil"/>
                <w:left w:val="nil"/>
                <w:bottom w:val="nil"/>
                <w:right w:val="nil"/>
                <w:between w:val="nil"/>
              </w:pBdr>
              <w:spacing w:after="40"/>
              <w:jc w:val="both"/>
              <w:rPr>
                <w:color w:val="000000"/>
              </w:rPr>
            </w:pPr>
          </w:p>
        </w:tc>
      </w:tr>
      <w:tr w:rsidR="008D4F2E" w14:paraId="6359A73F" w14:textId="77777777">
        <w:tc>
          <w:tcPr>
            <w:tcW w:w="5035" w:type="dxa"/>
            <w:shd w:val="clear" w:color="auto" w:fill="E8EEF8"/>
          </w:tcPr>
          <w:p w14:paraId="723CF2F6"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20.2.</w:t>
            </w:r>
            <w:r w:rsidRPr="00ED60DD">
              <w:rPr>
                <w:b/>
                <w:bCs/>
                <w:color w:val="111111"/>
                <w:lang w:val="es-AR"/>
              </w:rPr>
              <w:tab/>
            </w:r>
            <w:r w:rsidRPr="00ED60DD">
              <w:rPr>
                <w:color w:val="111111"/>
                <w:lang w:val="es-AR"/>
              </w:rPr>
              <w:t>Este Contrato não poderá ser aditado ou modificado sem o prévio consentimento das Partes. Qualquer aditamento deve ser formalizado por escrito, firmado pelas Partes.</w:t>
            </w:r>
          </w:p>
        </w:tc>
        <w:tc>
          <w:tcPr>
            <w:tcW w:w="236" w:type="dxa"/>
            <w:tcBorders>
              <w:left w:val="single" w:sz="4" w:space="0" w:color="B8C8E0"/>
              <w:right w:val="single" w:sz="4" w:space="0" w:color="B8C8E0"/>
            </w:tcBorders>
            <w:shd w:val="clear" w:color="auto" w:fill="FFFFFF"/>
          </w:tcPr>
          <w:p w14:paraId="2741BD62"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200B0F60" w14:textId="77777777" w:rsidR="008D4F2E" w:rsidRDefault="00000000">
            <w:pPr>
              <w:pBdr>
                <w:top w:val="nil"/>
                <w:left w:val="nil"/>
                <w:bottom w:val="nil"/>
                <w:right w:val="nil"/>
                <w:between w:val="nil"/>
              </w:pBdr>
              <w:spacing w:after="80"/>
              <w:jc w:val="both"/>
              <w:rPr>
                <w:color w:val="000000"/>
              </w:rPr>
            </w:pPr>
            <w:r>
              <w:rPr>
                <w:b/>
                <w:bCs/>
                <w:i/>
                <w:iCs/>
                <w:color w:val="111111"/>
              </w:rPr>
              <w:t>20.2.</w:t>
            </w:r>
            <w:r>
              <w:rPr>
                <w:b/>
                <w:bCs/>
                <w:i/>
                <w:iCs/>
                <w:color w:val="111111"/>
              </w:rPr>
              <w:tab/>
            </w:r>
            <w:r>
              <w:rPr>
                <w:i/>
                <w:iCs/>
                <w:color w:val="111111"/>
              </w:rPr>
              <w:t>This Agreement may not be amended or modified without the prior consent of the Parties. Any amendment must be formalized in writing and signed by the Parties.</w:t>
            </w:r>
          </w:p>
        </w:tc>
      </w:tr>
      <w:tr w:rsidR="008D4F2E" w14:paraId="5FA05EE7" w14:textId="77777777">
        <w:tc>
          <w:tcPr>
            <w:tcW w:w="5035" w:type="dxa"/>
            <w:shd w:val="clear" w:color="auto" w:fill="FFFFFF"/>
          </w:tcPr>
          <w:p w14:paraId="0171FFC5"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0D6DE0EA"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4B5A3B43" w14:textId="77777777" w:rsidR="008D4F2E" w:rsidRDefault="008D4F2E">
            <w:pPr>
              <w:pBdr>
                <w:top w:val="nil"/>
                <w:left w:val="nil"/>
                <w:bottom w:val="nil"/>
                <w:right w:val="nil"/>
                <w:between w:val="nil"/>
              </w:pBdr>
              <w:spacing w:after="40"/>
              <w:jc w:val="both"/>
              <w:rPr>
                <w:color w:val="000000"/>
              </w:rPr>
            </w:pPr>
          </w:p>
        </w:tc>
      </w:tr>
      <w:tr w:rsidR="008D4F2E" w14:paraId="4C1D3A66" w14:textId="77777777">
        <w:tc>
          <w:tcPr>
            <w:tcW w:w="5035" w:type="dxa"/>
            <w:shd w:val="clear" w:color="auto" w:fill="FFFFFF"/>
          </w:tcPr>
          <w:p w14:paraId="2665B91C"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20.3.</w:t>
            </w:r>
            <w:r w:rsidRPr="00ED60DD">
              <w:rPr>
                <w:b/>
                <w:bCs/>
                <w:color w:val="111111"/>
                <w:lang w:val="es-AR"/>
              </w:rPr>
              <w:tab/>
            </w:r>
            <w:r w:rsidRPr="00ED60DD">
              <w:rPr>
                <w:color w:val="111111"/>
                <w:lang w:val="es-AR"/>
              </w:rPr>
              <w:t>Quaisquer comunicações, notificações e intimações relativas ao cumprimento do presente Contrato deverão ser feitas por escrito, por carta com aviso de recebimento, telegrama ou notificações judiciais ou extrajudiciais, encaminhadas às partes em seus endereços declinados no preâmbulo deste contrato.</w:t>
            </w:r>
          </w:p>
        </w:tc>
        <w:tc>
          <w:tcPr>
            <w:tcW w:w="236" w:type="dxa"/>
            <w:tcBorders>
              <w:left w:val="single" w:sz="4" w:space="0" w:color="B8C8E0"/>
              <w:right w:val="single" w:sz="4" w:space="0" w:color="B8C8E0"/>
            </w:tcBorders>
            <w:shd w:val="clear" w:color="auto" w:fill="FFFFFF"/>
          </w:tcPr>
          <w:p w14:paraId="277B1DF2"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39389E49" w14:textId="77777777" w:rsidR="008D4F2E" w:rsidRDefault="00000000">
            <w:pPr>
              <w:pBdr>
                <w:top w:val="nil"/>
                <w:left w:val="nil"/>
                <w:bottom w:val="nil"/>
                <w:right w:val="nil"/>
                <w:between w:val="nil"/>
              </w:pBdr>
              <w:spacing w:after="80"/>
              <w:jc w:val="both"/>
              <w:rPr>
                <w:color w:val="000000"/>
              </w:rPr>
            </w:pPr>
            <w:r>
              <w:rPr>
                <w:b/>
                <w:bCs/>
                <w:i/>
                <w:iCs/>
                <w:color w:val="111111"/>
              </w:rPr>
              <w:t>20.3.</w:t>
            </w:r>
            <w:r>
              <w:rPr>
                <w:b/>
                <w:bCs/>
                <w:i/>
                <w:iCs/>
                <w:color w:val="111111"/>
              </w:rPr>
              <w:tab/>
            </w:r>
            <w:r>
              <w:rPr>
                <w:i/>
                <w:iCs/>
                <w:color w:val="111111"/>
              </w:rPr>
              <w:t>Any communications, notices and summons relating to the performance of this Agreement shall be made in writing, by registered letter, telegram or judicial or formal written notices, addressed to the parties at the addresses stated in the preamble.</w:t>
            </w:r>
          </w:p>
        </w:tc>
      </w:tr>
      <w:tr w:rsidR="008D4F2E" w14:paraId="544E8940" w14:textId="77777777">
        <w:tc>
          <w:tcPr>
            <w:tcW w:w="5035" w:type="dxa"/>
            <w:shd w:val="clear" w:color="auto" w:fill="FFFFFF"/>
          </w:tcPr>
          <w:p w14:paraId="185639C4"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3EF2DE75"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064D0892" w14:textId="77777777" w:rsidR="008D4F2E" w:rsidRDefault="008D4F2E">
            <w:pPr>
              <w:pBdr>
                <w:top w:val="nil"/>
                <w:left w:val="nil"/>
                <w:bottom w:val="nil"/>
                <w:right w:val="nil"/>
                <w:between w:val="nil"/>
              </w:pBdr>
              <w:spacing w:after="40"/>
              <w:jc w:val="both"/>
              <w:rPr>
                <w:color w:val="000000"/>
              </w:rPr>
            </w:pPr>
          </w:p>
        </w:tc>
      </w:tr>
      <w:tr w:rsidR="008D4F2E" w14:paraId="21D01732" w14:textId="77777777">
        <w:tc>
          <w:tcPr>
            <w:tcW w:w="5035" w:type="dxa"/>
            <w:shd w:val="clear" w:color="auto" w:fill="E8EEF8"/>
          </w:tcPr>
          <w:p w14:paraId="63F44FA3"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20.4.</w:t>
            </w:r>
            <w:r w:rsidRPr="00ED60DD">
              <w:rPr>
                <w:b/>
                <w:bCs/>
                <w:color w:val="111111"/>
                <w:lang w:val="es-AR"/>
              </w:rPr>
              <w:tab/>
            </w:r>
            <w:r w:rsidRPr="00ED60DD">
              <w:rPr>
                <w:color w:val="111111"/>
                <w:lang w:val="es-AR"/>
              </w:rPr>
              <w:t>Na hipótese de uma ou mais disposições deste Contrato vir a ser declarada nula ou inexequível, tal declaração não afetará a validade do negócio como um todo, permanecendo válidas todas as demais disposições.</w:t>
            </w:r>
          </w:p>
        </w:tc>
        <w:tc>
          <w:tcPr>
            <w:tcW w:w="236" w:type="dxa"/>
            <w:tcBorders>
              <w:left w:val="single" w:sz="4" w:space="0" w:color="B8C8E0"/>
              <w:right w:val="single" w:sz="4" w:space="0" w:color="B8C8E0"/>
            </w:tcBorders>
            <w:shd w:val="clear" w:color="auto" w:fill="FFFFFF"/>
          </w:tcPr>
          <w:p w14:paraId="2EA015EE"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4E760CA6" w14:textId="77777777" w:rsidR="008D4F2E" w:rsidRDefault="00000000">
            <w:pPr>
              <w:pBdr>
                <w:top w:val="nil"/>
                <w:left w:val="nil"/>
                <w:bottom w:val="nil"/>
                <w:right w:val="nil"/>
                <w:between w:val="nil"/>
              </w:pBdr>
              <w:spacing w:after="80"/>
              <w:jc w:val="both"/>
              <w:rPr>
                <w:color w:val="000000"/>
              </w:rPr>
            </w:pPr>
            <w:r>
              <w:rPr>
                <w:b/>
                <w:bCs/>
                <w:i/>
                <w:iCs/>
                <w:color w:val="111111"/>
              </w:rPr>
              <w:t>20.4.</w:t>
            </w:r>
            <w:r>
              <w:rPr>
                <w:b/>
                <w:bCs/>
                <w:i/>
                <w:iCs/>
                <w:color w:val="111111"/>
              </w:rPr>
              <w:tab/>
            </w:r>
            <w:r>
              <w:rPr>
                <w:i/>
                <w:iCs/>
                <w:color w:val="111111"/>
              </w:rPr>
              <w:t>Should one or more provisions of this Agreement be declared null or unenforceable, such declaration shall not affect the validity of the transaction as a whole, and all remaining provisions shall remain in full force and effect.</w:t>
            </w:r>
          </w:p>
        </w:tc>
      </w:tr>
      <w:tr w:rsidR="008D4F2E" w14:paraId="200B0D13" w14:textId="77777777">
        <w:tc>
          <w:tcPr>
            <w:tcW w:w="5035" w:type="dxa"/>
            <w:shd w:val="clear" w:color="auto" w:fill="FFFFFF"/>
          </w:tcPr>
          <w:p w14:paraId="4716994D"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49040B65"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3B35F52A" w14:textId="77777777" w:rsidR="008D4F2E" w:rsidRDefault="008D4F2E">
            <w:pPr>
              <w:pBdr>
                <w:top w:val="nil"/>
                <w:left w:val="nil"/>
                <w:bottom w:val="nil"/>
                <w:right w:val="nil"/>
                <w:between w:val="nil"/>
              </w:pBdr>
              <w:spacing w:after="40"/>
              <w:jc w:val="both"/>
              <w:rPr>
                <w:color w:val="000000"/>
              </w:rPr>
            </w:pPr>
          </w:p>
        </w:tc>
      </w:tr>
      <w:tr w:rsidR="008D4F2E" w14:paraId="47897ADD" w14:textId="77777777">
        <w:tc>
          <w:tcPr>
            <w:tcW w:w="5035" w:type="dxa"/>
            <w:shd w:val="clear" w:color="auto" w:fill="FFFFFF"/>
          </w:tcPr>
          <w:p w14:paraId="630149F2"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20.5.</w:t>
            </w:r>
            <w:r w:rsidRPr="00ED60DD">
              <w:rPr>
                <w:b/>
                <w:bCs/>
                <w:color w:val="111111"/>
                <w:lang w:val="es-AR"/>
              </w:rPr>
              <w:tab/>
            </w:r>
            <w:r w:rsidRPr="00ED60DD">
              <w:rPr>
                <w:color w:val="111111"/>
                <w:lang w:val="es-AR"/>
              </w:rPr>
              <w:t>O presente Contrato é celebrado em caráter irrevogável e irretratável, obrigando as Partes e seus sucessores, ficando vedada sua cessão para terceiros, sem o prévio consentimento por escrito da outra Parte.</w:t>
            </w:r>
          </w:p>
        </w:tc>
        <w:tc>
          <w:tcPr>
            <w:tcW w:w="236" w:type="dxa"/>
            <w:tcBorders>
              <w:left w:val="single" w:sz="4" w:space="0" w:color="B8C8E0"/>
              <w:right w:val="single" w:sz="4" w:space="0" w:color="B8C8E0"/>
            </w:tcBorders>
            <w:shd w:val="clear" w:color="auto" w:fill="FFFFFF"/>
          </w:tcPr>
          <w:p w14:paraId="437EC405"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7132DE5D" w14:textId="77777777" w:rsidR="008D4F2E" w:rsidRDefault="00000000">
            <w:pPr>
              <w:pBdr>
                <w:top w:val="nil"/>
                <w:left w:val="nil"/>
                <w:bottom w:val="nil"/>
                <w:right w:val="nil"/>
                <w:between w:val="nil"/>
              </w:pBdr>
              <w:spacing w:after="80"/>
              <w:jc w:val="both"/>
              <w:rPr>
                <w:color w:val="000000"/>
              </w:rPr>
            </w:pPr>
            <w:r>
              <w:rPr>
                <w:b/>
                <w:bCs/>
                <w:i/>
                <w:iCs/>
                <w:color w:val="111111"/>
              </w:rPr>
              <w:t>20.5.</w:t>
            </w:r>
            <w:r>
              <w:rPr>
                <w:b/>
                <w:bCs/>
                <w:i/>
                <w:iCs/>
                <w:color w:val="111111"/>
              </w:rPr>
              <w:tab/>
            </w:r>
            <w:r>
              <w:rPr>
                <w:i/>
                <w:iCs/>
                <w:color w:val="111111"/>
              </w:rPr>
              <w:t>This Agreement shall be binding upon the Parties and their successors, and may not be assigned to third parties without prior written consent from the other Party.</w:t>
            </w:r>
          </w:p>
        </w:tc>
      </w:tr>
      <w:tr w:rsidR="008D4F2E" w14:paraId="7CFC6055" w14:textId="77777777">
        <w:tc>
          <w:tcPr>
            <w:tcW w:w="5035" w:type="dxa"/>
            <w:shd w:val="clear" w:color="auto" w:fill="FFFFFF"/>
          </w:tcPr>
          <w:p w14:paraId="003B4B7A"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7DCB3CF7"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78EED207" w14:textId="77777777" w:rsidR="008D4F2E" w:rsidRDefault="008D4F2E">
            <w:pPr>
              <w:pBdr>
                <w:top w:val="nil"/>
                <w:left w:val="nil"/>
                <w:bottom w:val="nil"/>
                <w:right w:val="nil"/>
                <w:between w:val="nil"/>
              </w:pBdr>
              <w:spacing w:after="40"/>
              <w:jc w:val="both"/>
              <w:rPr>
                <w:color w:val="000000"/>
              </w:rPr>
            </w:pPr>
          </w:p>
        </w:tc>
      </w:tr>
      <w:tr w:rsidR="008D4F2E" w14:paraId="129F42D4" w14:textId="77777777">
        <w:tc>
          <w:tcPr>
            <w:tcW w:w="5035" w:type="dxa"/>
            <w:shd w:val="clear" w:color="auto" w:fill="E8EEF8"/>
          </w:tcPr>
          <w:p w14:paraId="79089E94"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20.6.</w:t>
            </w:r>
            <w:r w:rsidRPr="00ED60DD">
              <w:rPr>
                <w:b/>
                <w:bCs/>
                <w:color w:val="111111"/>
                <w:lang w:val="es-AR"/>
              </w:rPr>
              <w:tab/>
            </w:r>
            <w:r w:rsidRPr="00ED60DD">
              <w:rPr>
                <w:color w:val="111111"/>
                <w:lang w:val="es-AR"/>
              </w:rPr>
              <w:t>Este Contrato e seus anexos constituem o acordo integral entre as partes. As Partes reconhecem que este instrumento e seus anexos traduzem fielmente todas as negociações previamente mantidas e a real intenção das partes.</w:t>
            </w:r>
          </w:p>
        </w:tc>
        <w:tc>
          <w:tcPr>
            <w:tcW w:w="236" w:type="dxa"/>
            <w:tcBorders>
              <w:left w:val="single" w:sz="4" w:space="0" w:color="B8C8E0"/>
              <w:right w:val="single" w:sz="4" w:space="0" w:color="B8C8E0"/>
            </w:tcBorders>
            <w:shd w:val="clear" w:color="auto" w:fill="FFFFFF"/>
          </w:tcPr>
          <w:p w14:paraId="5AB87DCA"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72BE891E" w14:textId="77777777" w:rsidR="008D4F2E" w:rsidRDefault="00000000">
            <w:pPr>
              <w:pBdr>
                <w:top w:val="nil"/>
                <w:left w:val="nil"/>
                <w:bottom w:val="nil"/>
                <w:right w:val="nil"/>
                <w:between w:val="nil"/>
              </w:pBdr>
              <w:spacing w:after="80"/>
              <w:jc w:val="both"/>
              <w:rPr>
                <w:color w:val="000000"/>
              </w:rPr>
            </w:pPr>
            <w:r>
              <w:rPr>
                <w:b/>
                <w:bCs/>
                <w:i/>
                <w:iCs/>
                <w:color w:val="111111"/>
              </w:rPr>
              <w:t>20.6.</w:t>
            </w:r>
            <w:r>
              <w:rPr>
                <w:b/>
                <w:bCs/>
                <w:i/>
                <w:iCs/>
                <w:color w:val="111111"/>
              </w:rPr>
              <w:tab/>
            </w:r>
            <w:r>
              <w:rPr>
                <w:i/>
                <w:iCs/>
                <w:color w:val="111111"/>
              </w:rPr>
              <w:t>This Agreement and its exhibits constitute the entire agreement between them. The Parties acknowledge that this instrument and its exhibits faithfully reflect all prior negotiations and the true intent of the parties.</w:t>
            </w:r>
          </w:p>
        </w:tc>
      </w:tr>
      <w:tr w:rsidR="008D4F2E" w14:paraId="7EEBC80C" w14:textId="77777777">
        <w:tc>
          <w:tcPr>
            <w:tcW w:w="5035" w:type="dxa"/>
            <w:shd w:val="clear" w:color="auto" w:fill="FFFFFF"/>
          </w:tcPr>
          <w:p w14:paraId="02D38D78"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08E6EEE4"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1E676072" w14:textId="77777777" w:rsidR="008D4F2E" w:rsidRDefault="008D4F2E">
            <w:pPr>
              <w:pBdr>
                <w:top w:val="nil"/>
                <w:left w:val="nil"/>
                <w:bottom w:val="nil"/>
                <w:right w:val="nil"/>
                <w:between w:val="nil"/>
              </w:pBdr>
              <w:spacing w:after="40"/>
              <w:jc w:val="both"/>
              <w:rPr>
                <w:color w:val="000000"/>
              </w:rPr>
            </w:pPr>
          </w:p>
        </w:tc>
      </w:tr>
      <w:tr w:rsidR="008D4F2E" w14:paraId="5889F448" w14:textId="77777777">
        <w:tc>
          <w:tcPr>
            <w:tcW w:w="5035" w:type="dxa"/>
            <w:shd w:val="clear" w:color="auto" w:fill="FFFFFF"/>
          </w:tcPr>
          <w:p w14:paraId="366672BA"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20.7.</w:t>
            </w:r>
            <w:r w:rsidRPr="00ED60DD">
              <w:rPr>
                <w:b/>
                <w:bCs/>
                <w:color w:val="111111"/>
                <w:lang w:val="es-AR"/>
              </w:rPr>
              <w:tab/>
            </w:r>
            <w:r w:rsidRPr="00ED60DD">
              <w:rPr>
                <w:color w:val="111111"/>
                <w:lang w:val="es-AR"/>
              </w:rPr>
              <w:t>A tolerância de qualquer das Partes por descumprimento de obrigações assumidas neste Contrato não será considerada novação, renúncia ou desistência a qualquer direito, constituindo mera liberalidade, não impedindo a Parte tolerante de exigir da outra o fiel cumprimento deste contrato, a qualquer tempo.</w:t>
            </w:r>
          </w:p>
        </w:tc>
        <w:tc>
          <w:tcPr>
            <w:tcW w:w="236" w:type="dxa"/>
            <w:tcBorders>
              <w:left w:val="single" w:sz="4" w:space="0" w:color="B8C8E0"/>
              <w:right w:val="single" w:sz="4" w:space="0" w:color="B8C8E0"/>
            </w:tcBorders>
            <w:shd w:val="clear" w:color="auto" w:fill="FFFFFF"/>
          </w:tcPr>
          <w:p w14:paraId="134C1D45"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6A0B8F6B" w14:textId="77777777" w:rsidR="008D4F2E" w:rsidRDefault="00000000">
            <w:pPr>
              <w:pBdr>
                <w:top w:val="nil"/>
                <w:left w:val="nil"/>
                <w:bottom w:val="nil"/>
                <w:right w:val="nil"/>
                <w:between w:val="nil"/>
              </w:pBdr>
              <w:spacing w:after="80"/>
              <w:jc w:val="both"/>
              <w:rPr>
                <w:color w:val="000000"/>
              </w:rPr>
            </w:pPr>
            <w:r>
              <w:rPr>
                <w:b/>
                <w:bCs/>
                <w:i/>
                <w:iCs/>
                <w:color w:val="111111"/>
              </w:rPr>
              <w:t>20.7.</w:t>
            </w:r>
            <w:r>
              <w:rPr>
                <w:b/>
                <w:bCs/>
                <w:i/>
                <w:iCs/>
                <w:color w:val="111111"/>
              </w:rPr>
              <w:tab/>
            </w:r>
            <w:r>
              <w:rPr>
                <w:i/>
                <w:iCs/>
                <w:color w:val="111111"/>
              </w:rPr>
              <w:t>Either Party's forbearance with respect to any breach of obligations under this agreement shall not constitute novation, waiver or abandonment of any right, and shall merely constitute tolerance, not preventing the tolerant Party from demanding full compliance at any time.</w:t>
            </w:r>
          </w:p>
        </w:tc>
      </w:tr>
      <w:tr w:rsidR="008D4F2E" w14:paraId="0FEF40D6" w14:textId="77777777">
        <w:tc>
          <w:tcPr>
            <w:tcW w:w="5035" w:type="dxa"/>
            <w:shd w:val="clear" w:color="auto" w:fill="FFFFFF"/>
          </w:tcPr>
          <w:p w14:paraId="3F6D4406"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5DD77A29"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2E766AE3" w14:textId="77777777" w:rsidR="008D4F2E" w:rsidRDefault="008D4F2E">
            <w:pPr>
              <w:pBdr>
                <w:top w:val="nil"/>
                <w:left w:val="nil"/>
                <w:bottom w:val="nil"/>
                <w:right w:val="nil"/>
                <w:between w:val="nil"/>
              </w:pBdr>
              <w:spacing w:after="40"/>
              <w:jc w:val="both"/>
              <w:rPr>
                <w:color w:val="000000"/>
              </w:rPr>
            </w:pPr>
          </w:p>
        </w:tc>
      </w:tr>
      <w:tr w:rsidR="008D4F2E" w14:paraId="135FF967" w14:textId="77777777">
        <w:tc>
          <w:tcPr>
            <w:tcW w:w="5035" w:type="dxa"/>
            <w:shd w:val="clear" w:color="auto" w:fill="E8EEF8"/>
          </w:tcPr>
          <w:p w14:paraId="68971853"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20.8.</w:t>
            </w:r>
            <w:r w:rsidRPr="00ED60DD">
              <w:rPr>
                <w:b/>
                <w:bCs/>
                <w:color w:val="111111"/>
                <w:lang w:val="es-AR"/>
              </w:rPr>
              <w:tab/>
            </w:r>
            <w:r w:rsidRPr="00ED60DD">
              <w:rPr>
                <w:color w:val="111111"/>
                <w:lang w:val="es-AR"/>
              </w:rPr>
              <w:t xml:space="preserve">Nenhuma das Partes poderá ceder ou transferir, total ou parcialmente, o Contrato e as obrigações nele </w:t>
            </w:r>
            <w:r w:rsidRPr="00ED60DD">
              <w:rPr>
                <w:color w:val="111111"/>
                <w:lang w:val="es-AR"/>
              </w:rPr>
              <w:lastRenderedPageBreak/>
              <w:t>previstas, sem o consentimento prévio por escrito da outra parte, ficando ressalvada, mediante prévia anuência, apenas a hipótese de sucessão resultante de venda de ativos, fusões, cisões, incorporações ou transações similares.</w:t>
            </w:r>
          </w:p>
        </w:tc>
        <w:tc>
          <w:tcPr>
            <w:tcW w:w="236" w:type="dxa"/>
            <w:tcBorders>
              <w:left w:val="single" w:sz="4" w:space="0" w:color="B8C8E0"/>
              <w:right w:val="single" w:sz="4" w:space="0" w:color="B8C8E0"/>
            </w:tcBorders>
            <w:shd w:val="clear" w:color="auto" w:fill="FFFFFF"/>
          </w:tcPr>
          <w:p w14:paraId="078D060B"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482D77F6" w14:textId="77777777" w:rsidR="008D4F2E" w:rsidRDefault="00000000">
            <w:pPr>
              <w:pBdr>
                <w:top w:val="nil"/>
                <w:left w:val="nil"/>
                <w:bottom w:val="nil"/>
                <w:right w:val="nil"/>
                <w:between w:val="nil"/>
              </w:pBdr>
              <w:spacing w:after="80"/>
              <w:jc w:val="both"/>
              <w:rPr>
                <w:color w:val="000000"/>
              </w:rPr>
            </w:pPr>
            <w:r>
              <w:rPr>
                <w:b/>
                <w:bCs/>
                <w:i/>
                <w:iCs/>
                <w:color w:val="111111"/>
              </w:rPr>
              <w:t>20.8.</w:t>
            </w:r>
            <w:r>
              <w:rPr>
                <w:b/>
                <w:bCs/>
                <w:i/>
                <w:iCs/>
                <w:color w:val="111111"/>
              </w:rPr>
              <w:tab/>
            </w:r>
            <w:r>
              <w:rPr>
                <w:i/>
                <w:iCs/>
                <w:color w:val="111111"/>
              </w:rPr>
              <w:t xml:space="preserve">Neither Party may assign or transfer, in whole or in part, the Agreement and the obligations set forth </w:t>
            </w:r>
            <w:r>
              <w:rPr>
                <w:i/>
                <w:iCs/>
                <w:color w:val="111111"/>
              </w:rPr>
              <w:lastRenderedPageBreak/>
              <w:t>therein, without prior written consent from the other party, except, with prior notice, in the case of succession resulting from asset sales, mergers, spin-offs, incorporations or similar transactions.</w:t>
            </w:r>
          </w:p>
        </w:tc>
      </w:tr>
      <w:tr w:rsidR="008D4F2E" w14:paraId="618D2264" w14:textId="77777777">
        <w:tc>
          <w:tcPr>
            <w:tcW w:w="5035" w:type="dxa"/>
            <w:shd w:val="clear" w:color="auto" w:fill="FFFFFF"/>
          </w:tcPr>
          <w:p w14:paraId="63EFA082"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7AED8EFD"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0693721B" w14:textId="77777777" w:rsidR="008D4F2E" w:rsidRDefault="008D4F2E">
            <w:pPr>
              <w:pBdr>
                <w:top w:val="nil"/>
                <w:left w:val="nil"/>
                <w:bottom w:val="nil"/>
                <w:right w:val="nil"/>
                <w:between w:val="nil"/>
              </w:pBdr>
              <w:spacing w:after="40"/>
              <w:jc w:val="both"/>
              <w:rPr>
                <w:color w:val="000000"/>
              </w:rPr>
            </w:pPr>
          </w:p>
        </w:tc>
      </w:tr>
      <w:tr w:rsidR="008D4F2E" w14:paraId="5404DC38" w14:textId="77777777">
        <w:tc>
          <w:tcPr>
            <w:tcW w:w="5035" w:type="dxa"/>
            <w:shd w:val="clear" w:color="auto" w:fill="FFFFFF"/>
          </w:tcPr>
          <w:p w14:paraId="7E6D3316"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20.9.</w:t>
            </w:r>
            <w:r w:rsidRPr="00ED60DD">
              <w:rPr>
                <w:b/>
                <w:bCs/>
                <w:color w:val="111111"/>
                <w:lang w:val="es-AR"/>
              </w:rPr>
              <w:tab/>
            </w:r>
            <w:r w:rsidRPr="00ED60DD">
              <w:rPr>
                <w:color w:val="111111"/>
                <w:lang w:val="es-AR"/>
              </w:rPr>
              <w:t>Em qualquer hipótese de extinção do Contrato, permanecerão válidas e vinculantes as obrigações de confidencialidade, as garantias e responsabilidades assumidas pelas partes e demais obrigações que, por sua natureza ou disposição legal ou contratual, tenham prazo de vigência posterior ao encerramento do Contrato.</w:t>
            </w:r>
          </w:p>
        </w:tc>
        <w:tc>
          <w:tcPr>
            <w:tcW w:w="236" w:type="dxa"/>
            <w:tcBorders>
              <w:left w:val="single" w:sz="4" w:space="0" w:color="B8C8E0"/>
              <w:right w:val="single" w:sz="4" w:space="0" w:color="B8C8E0"/>
            </w:tcBorders>
            <w:shd w:val="clear" w:color="auto" w:fill="FFFFFF"/>
          </w:tcPr>
          <w:p w14:paraId="3E4DCE40"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49EE3F72" w14:textId="77777777" w:rsidR="008D4F2E" w:rsidRDefault="00000000">
            <w:pPr>
              <w:pBdr>
                <w:top w:val="nil"/>
                <w:left w:val="nil"/>
                <w:bottom w:val="nil"/>
                <w:right w:val="nil"/>
                <w:between w:val="nil"/>
              </w:pBdr>
              <w:spacing w:after="80"/>
              <w:jc w:val="both"/>
              <w:rPr>
                <w:color w:val="000000"/>
              </w:rPr>
            </w:pPr>
            <w:r>
              <w:rPr>
                <w:b/>
                <w:bCs/>
                <w:i/>
                <w:iCs/>
                <w:color w:val="111111"/>
              </w:rPr>
              <w:t>20.9.</w:t>
            </w:r>
            <w:r>
              <w:rPr>
                <w:b/>
                <w:bCs/>
                <w:i/>
                <w:iCs/>
                <w:color w:val="111111"/>
              </w:rPr>
              <w:tab/>
            </w:r>
            <w:r>
              <w:rPr>
                <w:i/>
                <w:iCs/>
                <w:color w:val="111111"/>
              </w:rPr>
              <w:t>Upon termination of the Agreement for any reason, all confidentiality obligations, warranties, liabilities and other obligations that by their nature or by law or contract extend beyond the Agreement's termination shall remain valid and binding.</w:t>
            </w:r>
          </w:p>
        </w:tc>
      </w:tr>
      <w:tr w:rsidR="008D4F2E" w14:paraId="1B0C00D8" w14:textId="77777777">
        <w:tc>
          <w:tcPr>
            <w:tcW w:w="5035" w:type="dxa"/>
            <w:shd w:val="clear" w:color="auto" w:fill="FFFFFF"/>
          </w:tcPr>
          <w:p w14:paraId="59812815"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4AEBA25E"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4CC0C9D6" w14:textId="77777777" w:rsidR="008D4F2E" w:rsidRDefault="008D4F2E">
            <w:pPr>
              <w:pBdr>
                <w:top w:val="nil"/>
                <w:left w:val="nil"/>
                <w:bottom w:val="nil"/>
                <w:right w:val="nil"/>
                <w:between w:val="nil"/>
              </w:pBdr>
              <w:spacing w:after="40"/>
              <w:jc w:val="both"/>
              <w:rPr>
                <w:color w:val="000000"/>
              </w:rPr>
            </w:pPr>
          </w:p>
        </w:tc>
      </w:tr>
      <w:tr w:rsidR="008D4F2E" w14:paraId="76563A69" w14:textId="77777777">
        <w:tc>
          <w:tcPr>
            <w:tcW w:w="5035" w:type="dxa"/>
            <w:shd w:val="clear" w:color="auto" w:fill="E8EEF8"/>
          </w:tcPr>
          <w:p w14:paraId="368919BD"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20.10.</w:t>
            </w:r>
            <w:r w:rsidRPr="00ED60DD">
              <w:rPr>
                <w:b/>
                <w:bCs/>
                <w:color w:val="111111"/>
                <w:lang w:val="es-AR"/>
              </w:rPr>
              <w:tab/>
            </w:r>
            <w:r w:rsidRPr="00ED60DD">
              <w:rPr>
                <w:color w:val="111111"/>
                <w:lang w:val="es-AR"/>
              </w:rPr>
              <w:t xml:space="preserve">À </w:t>
            </w:r>
            <w:r w:rsidRPr="00ED60DD">
              <w:rPr>
                <w:b/>
                <w:bCs/>
                <w:color w:val="111111"/>
                <w:lang w:val="es-AR"/>
              </w:rPr>
              <w:t>CONTRATANTE</w:t>
            </w:r>
            <w:r w:rsidRPr="00ED60DD">
              <w:rPr>
                <w:color w:val="111111"/>
                <w:lang w:val="es-AR"/>
              </w:rPr>
              <w:t xml:space="preserve"> compete informar prontamente a </w:t>
            </w:r>
            <w:r w:rsidRPr="00ED60DD">
              <w:rPr>
                <w:b/>
                <w:bCs/>
                <w:color w:val="111111"/>
                <w:lang w:val="es-AR"/>
              </w:rPr>
              <w:t>CONTRATADA</w:t>
            </w:r>
            <w:r w:rsidRPr="00ED60DD">
              <w:rPr>
                <w:color w:val="111111"/>
                <w:lang w:val="es-AR"/>
              </w:rPr>
              <w:t>, de forma expressa, quanto aos eventuais TACs (Termos de Ajustamento de Conduta) celebrados com o Ministério Público, em especial no que diz respeito ao desenvolvimento dos trabalhos que são objeto deste contrato.</w:t>
            </w:r>
          </w:p>
        </w:tc>
        <w:tc>
          <w:tcPr>
            <w:tcW w:w="236" w:type="dxa"/>
            <w:tcBorders>
              <w:left w:val="single" w:sz="4" w:space="0" w:color="B8C8E0"/>
              <w:right w:val="single" w:sz="4" w:space="0" w:color="B8C8E0"/>
            </w:tcBorders>
            <w:shd w:val="clear" w:color="auto" w:fill="FFFFFF"/>
          </w:tcPr>
          <w:p w14:paraId="44AD3523"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43DC5283" w14:textId="77777777" w:rsidR="008D4F2E" w:rsidRDefault="00000000">
            <w:pPr>
              <w:pBdr>
                <w:top w:val="nil"/>
                <w:left w:val="nil"/>
                <w:bottom w:val="nil"/>
                <w:right w:val="nil"/>
                <w:between w:val="nil"/>
              </w:pBdr>
              <w:spacing w:after="80"/>
              <w:jc w:val="both"/>
              <w:rPr>
                <w:color w:val="000000"/>
              </w:rPr>
            </w:pPr>
            <w:r>
              <w:rPr>
                <w:b/>
                <w:bCs/>
                <w:i/>
                <w:iCs/>
                <w:color w:val="111111"/>
              </w:rPr>
              <w:t>20.10.</w:t>
            </w:r>
            <w:r>
              <w:rPr>
                <w:b/>
                <w:bCs/>
                <w:i/>
                <w:iCs/>
                <w:color w:val="111111"/>
              </w:rPr>
              <w:tab/>
            </w:r>
            <w:r>
              <w:rPr>
                <w:i/>
                <w:iCs/>
                <w:color w:val="111111"/>
              </w:rPr>
              <w:t xml:space="preserve">The </w:t>
            </w:r>
            <w:r>
              <w:rPr>
                <w:b/>
                <w:bCs/>
                <w:i/>
                <w:iCs/>
                <w:color w:val="111111"/>
              </w:rPr>
              <w:t>CLIENT</w:t>
            </w:r>
            <w:r>
              <w:rPr>
                <w:i/>
                <w:iCs/>
                <w:color w:val="111111"/>
              </w:rPr>
              <w:t xml:space="preserve"> shall promptly and expressly inform the </w:t>
            </w:r>
            <w:r>
              <w:rPr>
                <w:b/>
                <w:bCs/>
                <w:i/>
                <w:iCs/>
                <w:color w:val="111111"/>
              </w:rPr>
              <w:t>SERVICE PROVIDER</w:t>
            </w:r>
            <w:r>
              <w:rPr>
                <w:i/>
                <w:iCs/>
                <w:color w:val="111111"/>
              </w:rPr>
              <w:t xml:space="preserve"> of any Conduct Adjustment Agreements (TACs) entered into with the Public Prosecution Office, particularly with respect to the activities that are the subject matter of this agreement.</w:t>
            </w:r>
          </w:p>
        </w:tc>
      </w:tr>
      <w:tr w:rsidR="008D4F2E" w14:paraId="475CFE27" w14:textId="77777777">
        <w:tc>
          <w:tcPr>
            <w:tcW w:w="5035" w:type="dxa"/>
            <w:shd w:val="clear" w:color="auto" w:fill="FFFFFF"/>
          </w:tcPr>
          <w:p w14:paraId="650BD1A4"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11767864"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08F558D1" w14:textId="77777777" w:rsidR="008D4F2E" w:rsidRDefault="008D4F2E">
            <w:pPr>
              <w:pBdr>
                <w:top w:val="nil"/>
                <w:left w:val="nil"/>
                <w:bottom w:val="nil"/>
                <w:right w:val="nil"/>
                <w:between w:val="nil"/>
              </w:pBdr>
              <w:spacing w:after="40"/>
              <w:jc w:val="both"/>
              <w:rPr>
                <w:color w:val="000000"/>
              </w:rPr>
            </w:pPr>
          </w:p>
        </w:tc>
      </w:tr>
      <w:tr w:rsidR="008D4F2E" w14:paraId="17DC0A7B" w14:textId="77777777">
        <w:tc>
          <w:tcPr>
            <w:tcW w:w="5035" w:type="dxa"/>
            <w:shd w:val="clear" w:color="auto" w:fill="FFFFFF"/>
          </w:tcPr>
          <w:p w14:paraId="558EE8CC"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20.11.</w:t>
            </w:r>
            <w:r w:rsidRPr="00ED60DD">
              <w:rPr>
                <w:b/>
                <w:bCs/>
                <w:color w:val="111111"/>
                <w:lang w:val="es-AR"/>
              </w:rPr>
              <w:tab/>
            </w:r>
            <w:r w:rsidRPr="00ED60DD">
              <w:rPr>
                <w:color w:val="111111"/>
                <w:lang w:val="es-AR"/>
              </w:rPr>
              <w:t>As Partes declaram que nada existe que as impeça de livremente celebrar o presente instrumento.</w:t>
            </w:r>
          </w:p>
        </w:tc>
        <w:tc>
          <w:tcPr>
            <w:tcW w:w="236" w:type="dxa"/>
            <w:tcBorders>
              <w:left w:val="single" w:sz="4" w:space="0" w:color="B8C8E0"/>
              <w:right w:val="single" w:sz="4" w:space="0" w:color="B8C8E0"/>
            </w:tcBorders>
            <w:shd w:val="clear" w:color="auto" w:fill="FFFFFF"/>
          </w:tcPr>
          <w:p w14:paraId="6685B0A6"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31D6C8A4" w14:textId="77777777" w:rsidR="008D4F2E" w:rsidRDefault="00000000">
            <w:pPr>
              <w:pBdr>
                <w:top w:val="nil"/>
                <w:left w:val="nil"/>
                <w:bottom w:val="nil"/>
                <w:right w:val="nil"/>
                <w:between w:val="nil"/>
              </w:pBdr>
              <w:spacing w:after="80"/>
              <w:jc w:val="both"/>
              <w:rPr>
                <w:color w:val="000000"/>
              </w:rPr>
            </w:pPr>
            <w:r>
              <w:rPr>
                <w:b/>
                <w:bCs/>
                <w:i/>
                <w:iCs/>
                <w:color w:val="111111"/>
              </w:rPr>
              <w:t>20.11.</w:t>
            </w:r>
            <w:r>
              <w:rPr>
                <w:b/>
                <w:bCs/>
                <w:i/>
                <w:iCs/>
                <w:color w:val="111111"/>
              </w:rPr>
              <w:tab/>
            </w:r>
            <w:r>
              <w:rPr>
                <w:i/>
                <w:iCs/>
                <w:color w:val="111111"/>
              </w:rPr>
              <w:t>The Parties declare that nothing prevents them from freely entering into this instrument.</w:t>
            </w:r>
          </w:p>
        </w:tc>
      </w:tr>
      <w:tr w:rsidR="008D4F2E" w14:paraId="4AC7E40D" w14:textId="77777777">
        <w:tc>
          <w:tcPr>
            <w:tcW w:w="5035" w:type="dxa"/>
            <w:shd w:val="clear" w:color="auto" w:fill="FFFFFF"/>
          </w:tcPr>
          <w:p w14:paraId="6F8ACE6C"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3B1DF8D9"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07E0812A" w14:textId="77777777" w:rsidR="008D4F2E" w:rsidRDefault="008D4F2E">
            <w:pPr>
              <w:pBdr>
                <w:top w:val="nil"/>
                <w:left w:val="nil"/>
                <w:bottom w:val="nil"/>
                <w:right w:val="nil"/>
                <w:between w:val="nil"/>
              </w:pBdr>
              <w:spacing w:after="40"/>
              <w:jc w:val="both"/>
              <w:rPr>
                <w:color w:val="000000"/>
              </w:rPr>
            </w:pPr>
          </w:p>
        </w:tc>
      </w:tr>
      <w:tr w:rsidR="008D4F2E" w14:paraId="6C24B923" w14:textId="77777777">
        <w:tc>
          <w:tcPr>
            <w:tcW w:w="5035" w:type="dxa"/>
            <w:shd w:val="clear" w:color="auto" w:fill="E8EEF8"/>
          </w:tcPr>
          <w:p w14:paraId="71849E9C"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20.12.</w:t>
            </w:r>
            <w:r w:rsidRPr="00ED60DD">
              <w:rPr>
                <w:b/>
                <w:bCs/>
                <w:color w:val="111111"/>
                <w:lang w:val="es-AR"/>
              </w:rPr>
              <w:tab/>
            </w:r>
            <w:r w:rsidRPr="00ED60DD">
              <w:rPr>
                <w:color w:val="111111"/>
                <w:lang w:val="es-AR"/>
              </w:rPr>
              <w:t>Em caso de quaisquer inconsistências ou incompatibilidades entre a Proposta Comercial (Anexo I) e os termos e condições do presente Contrato, prevalecerá o avençado neste último.</w:t>
            </w:r>
          </w:p>
        </w:tc>
        <w:tc>
          <w:tcPr>
            <w:tcW w:w="236" w:type="dxa"/>
            <w:tcBorders>
              <w:left w:val="single" w:sz="4" w:space="0" w:color="B8C8E0"/>
              <w:right w:val="single" w:sz="4" w:space="0" w:color="B8C8E0"/>
            </w:tcBorders>
            <w:shd w:val="clear" w:color="auto" w:fill="FFFFFF"/>
          </w:tcPr>
          <w:p w14:paraId="07C5C95A"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49CA2CC7" w14:textId="77777777" w:rsidR="008D4F2E" w:rsidRDefault="00000000">
            <w:pPr>
              <w:pBdr>
                <w:top w:val="nil"/>
                <w:left w:val="nil"/>
                <w:bottom w:val="nil"/>
                <w:right w:val="nil"/>
                <w:between w:val="nil"/>
              </w:pBdr>
              <w:spacing w:after="80"/>
              <w:jc w:val="both"/>
              <w:rPr>
                <w:color w:val="000000"/>
              </w:rPr>
            </w:pPr>
            <w:r>
              <w:rPr>
                <w:b/>
                <w:bCs/>
                <w:i/>
                <w:iCs/>
                <w:color w:val="111111"/>
              </w:rPr>
              <w:t>20.12.</w:t>
            </w:r>
            <w:r>
              <w:rPr>
                <w:b/>
                <w:bCs/>
                <w:i/>
                <w:iCs/>
                <w:color w:val="111111"/>
              </w:rPr>
              <w:tab/>
            </w:r>
            <w:r>
              <w:rPr>
                <w:i/>
                <w:iCs/>
                <w:color w:val="111111"/>
              </w:rPr>
              <w:t>In the event of any inconsistencies or incompatibilities between the Commercial Proposal (Exhibit I) and the terms and conditions of this agreement, the terms of this Agreement shall prevail.</w:t>
            </w:r>
          </w:p>
        </w:tc>
      </w:tr>
      <w:tr w:rsidR="008D4F2E" w14:paraId="3E0CA31C" w14:textId="77777777">
        <w:tc>
          <w:tcPr>
            <w:tcW w:w="5035" w:type="dxa"/>
            <w:shd w:val="clear" w:color="auto" w:fill="FFFFFF"/>
          </w:tcPr>
          <w:p w14:paraId="57DF74AA"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328B8ED3"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2EF3122A" w14:textId="77777777" w:rsidR="008D4F2E" w:rsidRDefault="008D4F2E">
            <w:pPr>
              <w:pBdr>
                <w:top w:val="nil"/>
                <w:left w:val="nil"/>
                <w:bottom w:val="nil"/>
                <w:right w:val="nil"/>
                <w:between w:val="nil"/>
              </w:pBdr>
              <w:spacing w:after="40"/>
              <w:jc w:val="both"/>
              <w:rPr>
                <w:color w:val="000000"/>
              </w:rPr>
            </w:pPr>
          </w:p>
        </w:tc>
      </w:tr>
      <w:tr w:rsidR="008D4F2E" w14:paraId="063BB613" w14:textId="77777777">
        <w:tc>
          <w:tcPr>
            <w:tcW w:w="5035" w:type="dxa"/>
            <w:shd w:val="clear" w:color="auto" w:fill="FFFFFF"/>
          </w:tcPr>
          <w:p w14:paraId="05DA3873" w14:textId="77777777" w:rsidR="008D4F2E" w:rsidRPr="00ED60DD" w:rsidRDefault="00000000">
            <w:pPr>
              <w:pBdr>
                <w:top w:val="nil"/>
                <w:left w:val="nil"/>
                <w:bottom w:val="nil"/>
                <w:right w:val="nil"/>
                <w:between w:val="nil"/>
              </w:pBdr>
              <w:spacing w:after="40"/>
              <w:jc w:val="both"/>
              <w:rPr>
                <w:color w:val="000000"/>
                <w:lang w:val="es-AR"/>
              </w:rPr>
            </w:pPr>
            <w:r w:rsidRPr="00ED60DD">
              <w:rPr>
                <w:color w:val="000000"/>
                <w:lang w:val="es-AR"/>
              </w:rPr>
              <w:t>20.13. Em caso de divergência entre as versões em português e inglês, prevalecerá a versão em português.</w:t>
            </w:r>
          </w:p>
        </w:tc>
        <w:tc>
          <w:tcPr>
            <w:tcW w:w="236" w:type="dxa"/>
            <w:tcBorders>
              <w:left w:val="single" w:sz="4" w:space="0" w:color="B8C8E0"/>
              <w:right w:val="single" w:sz="4" w:space="0" w:color="B8C8E0"/>
            </w:tcBorders>
            <w:shd w:val="clear" w:color="auto" w:fill="FFFFFF"/>
          </w:tcPr>
          <w:p w14:paraId="1FB44E00"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63210EA5" w14:textId="77777777" w:rsidR="008D4F2E" w:rsidRDefault="00000000">
            <w:pPr>
              <w:pBdr>
                <w:top w:val="nil"/>
                <w:left w:val="nil"/>
                <w:bottom w:val="nil"/>
                <w:right w:val="nil"/>
                <w:between w:val="nil"/>
              </w:pBdr>
              <w:spacing w:after="40"/>
              <w:jc w:val="both"/>
              <w:rPr>
                <w:color w:val="000000"/>
              </w:rPr>
            </w:pPr>
            <w:r>
              <w:rPr>
                <w:color w:val="000000"/>
              </w:rPr>
              <w:t>20.13 In the event of conflict between the Portuguese and English versions, the Portuguese version shall prevail.</w:t>
            </w:r>
          </w:p>
        </w:tc>
      </w:tr>
      <w:tr w:rsidR="008D4F2E" w14:paraId="54635B7F" w14:textId="77777777">
        <w:tc>
          <w:tcPr>
            <w:tcW w:w="5035" w:type="dxa"/>
            <w:shd w:val="clear" w:color="auto" w:fill="FFFFFF"/>
          </w:tcPr>
          <w:p w14:paraId="3BC49A1F" w14:textId="77777777" w:rsidR="008D4F2E" w:rsidRDefault="00000000">
            <w:pPr>
              <w:pBdr>
                <w:top w:val="nil"/>
                <w:left w:val="nil"/>
                <w:bottom w:val="nil"/>
                <w:right w:val="nil"/>
                <w:between w:val="nil"/>
              </w:pBdr>
              <w:spacing w:after="40"/>
              <w:jc w:val="both"/>
              <w:rPr>
                <w:color w:val="000000"/>
              </w:rPr>
            </w:pPr>
            <w:r>
              <w:rPr>
                <w:color w:val="000000"/>
              </w:rPr>
              <w:t>‍</w:t>
            </w:r>
          </w:p>
        </w:tc>
        <w:tc>
          <w:tcPr>
            <w:tcW w:w="236" w:type="dxa"/>
            <w:tcBorders>
              <w:left w:val="single" w:sz="4" w:space="0" w:color="B8C8E0"/>
              <w:right w:val="single" w:sz="4" w:space="0" w:color="B8C8E0"/>
            </w:tcBorders>
            <w:shd w:val="clear" w:color="auto" w:fill="FFFFFF"/>
          </w:tcPr>
          <w:p w14:paraId="005958FA"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7EB72DC2" w14:textId="77777777" w:rsidR="008D4F2E" w:rsidRDefault="008D4F2E">
            <w:pPr>
              <w:pBdr>
                <w:top w:val="nil"/>
                <w:left w:val="nil"/>
                <w:bottom w:val="nil"/>
                <w:right w:val="nil"/>
                <w:between w:val="nil"/>
              </w:pBdr>
              <w:spacing w:after="40"/>
              <w:jc w:val="both"/>
              <w:rPr>
                <w:color w:val="000000"/>
              </w:rPr>
            </w:pPr>
          </w:p>
        </w:tc>
      </w:tr>
      <w:tr w:rsidR="008D4F2E" w14:paraId="07651031" w14:textId="77777777">
        <w:tc>
          <w:tcPr>
            <w:tcW w:w="5035" w:type="dxa"/>
            <w:shd w:val="clear" w:color="auto" w:fill="003087"/>
          </w:tcPr>
          <w:p w14:paraId="02B9EE48" w14:textId="77777777" w:rsidR="008D4F2E" w:rsidRPr="00ED60DD" w:rsidRDefault="00000000">
            <w:pPr>
              <w:pBdr>
                <w:top w:val="nil"/>
                <w:left w:val="nil"/>
                <w:bottom w:val="nil"/>
                <w:right w:val="nil"/>
                <w:between w:val="nil"/>
              </w:pBdr>
              <w:spacing w:before="60" w:after="60"/>
              <w:jc w:val="both"/>
              <w:rPr>
                <w:color w:val="000000"/>
                <w:lang w:val="es-AR"/>
              </w:rPr>
            </w:pPr>
            <w:r w:rsidRPr="00ED60DD">
              <w:rPr>
                <w:b/>
                <w:bCs/>
                <w:color w:val="FFFFFF"/>
                <w:sz w:val="20"/>
                <w:szCs w:val="20"/>
                <w:lang w:val="es-AR"/>
              </w:rPr>
              <w:t>CLÁUSULA 21 – LEI APLICÁVEL E FORO</w:t>
            </w:r>
          </w:p>
        </w:tc>
        <w:tc>
          <w:tcPr>
            <w:tcW w:w="236" w:type="dxa"/>
            <w:tcBorders>
              <w:left w:val="single" w:sz="4" w:space="0" w:color="B8C8E0"/>
              <w:right w:val="single" w:sz="4" w:space="0" w:color="B8C8E0"/>
            </w:tcBorders>
            <w:shd w:val="clear" w:color="auto" w:fill="FFFFFF"/>
          </w:tcPr>
          <w:p w14:paraId="31F6FD26"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003087"/>
          </w:tcPr>
          <w:p w14:paraId="6B5A6F19" w14:textId="77777777" w:rsidR="008D4F2E" w:rsidRDefault="00000000">
            <w:pPr>
              <w:pBdr>
                <w:top w:val="nil"/>
                <w:left w:val="nil"/>
                <w:bottom w:val="nil"/>
                <w:right w:val="nil"/>
                <w:between w:val="nil"/>
              </w:pBdr>
              <w:spacing w:before="60" w:after="60"/>
              <w:jc w:val="both"/>
              <w:rPr>
                <w:color w:val="000000"/>
              </w:rPr>
            </w:pPr>
            <w:r>
              <w:rPr>
                <w:b/>
                <w:bCs/>
                <w:i/>
                <w:iCs/>
                <w:color w:val="FFFFFF"/>
                <w:sz w:val="20"/>
                <w:szCs w:val="20"/>
              </w:rPr>
              <w:t>CLAUSE 21 – APPLICABLE LAW AND JURISDICTION</w:t>
            </w:r>
          </w:p>
        </w:tc>
      </w:tr>
      <w:tr w:rsidR="008D4F2E" w14:paraId="63885D2A" w14:textId="77777777">
        <w:tc>
          <w:tcPr>
            <w:tcW w:w="5035" w:type="dxa"/>
            <w:shd w:val="clear" w:color="auto" w:fill="FFFFFF"/>
          </w:tcPr>
          <w:p w14:paraId="4B2ACFE3"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4476181F"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0188433E" w14:textId="77777777" w:rsidR="008D4F2E" w:rsidRDefault="008D4F2E">
            <w:pPr>
              <w:pBdr>
                <w:top w:val="nil"/>
                <w:left w:val="nil"/>
                <w:bottom w:val="nil"/>
                <w:right w:val="nil"/>
                <w:between w:val="nil"/>
              </w:pBdr>
              <w:spacing w:after="40"/>
              <w:jc w:val="both"/>
              <w:rPr>
                <w:color w:val="000000"/>
              </w:rPr>
            </w:pPr>
          </w:p>
        </w:tc>
      </w:tr>
      <w:tr w:rsidR="008D4F2E" w14:paraId="51080603" w14:textId="77777777">
        <w:tc>
          <w:tcPr>
            <w:tcW w:w="5035" w:type="dxa"/>
            <w:shd w:val="clear" w:color="auto" w:fill="FFFFFF"/>
          </w:tcPr>
          <w:p w14:paraId="016B0495" w14:textId="77777777" w:rsidR="008D4F2E" w:rsidRPr="00ED60DD" w:rsidRDefault="00000000">
            <w:pPr>
              <w:pBdr>
                <w:top w:val="nil"/>
                <w:left w:val="nil"/>
                <w:bottom w:val="nil"/>
                <w:right w:val="nil"/>
                <w:between w:val="nil"/>
              </w:pBdr>
              <w:spacing w:after="80"/>
              <w:jc w:val="both"/>
              <w:rPr>
                <w:color w:val="111111"/>
                <w:lang w:val="es-AR"/>
              </w:rPr>
            </w:pPr>
            <w:r w:rsidRPr="00ED60DD">
              <w:rPr>
                <w:b/>
                <w:bCs/>
                <w:color w:val="111111"/>
                <w:lang w:val="es-AR"/>
              </w:rPr>
              <w:t>21.1.</w:t>
            </w:r>
            <w:r w:rsidRPr="00ED60DD">
              <w:rPr>
                <w:b/>
                <w:bCs/>
                <w:color w:val="111111"/>
                <w:lang w:val="es-AR"/>
              </w:rPr>
              <w:tab/>
            </w:r>
            <w:r w:rsidRPr="00ED60DD">
              <w:rPr>
                <w:color w:val="111111"/>
                <w:lang w:val="es-AR"/>
              </w:rPr>
              <w:t>Este Contrato será regido e interpretado de acordo com as leis da República Federativa do Brasil.</w:t>
            </w:r>
          </w:p>
          <w:p w14:paraId="019B6B6D" w14:textId="77777777" w:rsidR="008D4F2E" w:rsidRPr="00ED60DD" w:rsidRDefault="008D4F2E">
            <w:pPr>
              <w:pBdr>
                <w:top w:val="nil"/>
                <w:left w:val="nil"/>
                <w:bottom w:val="nil"/>
                <w:right w:val="nil"/>
                <w:between w:val="nil"/>
              </w:pBdr>
              <w:spacing w:after="80"/>
              <w:jc w:val="both"/>
              <w:rPr>
                <w:color w:val="111111"/>
                <w:lang w:val="es-AR"/>
              </w:rPr>
            </w:pPr>
          </w:p>
          <w:p w14:paraId="4274D6EB"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 xml:space="preserve">21.2. </w:t>
            </w:r>
            <w:r w:rsidRPr="00ED60DD">
              <w:rPr>
                <w:color w:val="111111"/>
                <w:lang w:val="es-AR"/>
              </w:rPr>
              <w:t>Fica eleito o foro da Comarca da Capital de São Paulo, para dirimir quaisquer questões ou dúvidas oriundas do presente instrumento com exclusão de qualquer outro por mais privilegiado que seja.</w:t>
            </w:r>
          </w:p>
        </w:tc>
        <w:tc>
          <w:tcPr>
            <w:tcW w:w="236" w:type="dxa"/>
            <w:tcBorders>
              <w:left w:val="single" w:sz="4" w:space="0" w:color="B8C8E0"/>
              <w:right w:val="single" w:sz="4" w:space="0" w:color="B8C8E0"/>
            </w:tcBorders>
            <w:shd w:val="clear" w:color="auto" w:fill="FFFFFF"/>
          </w:tcPr>
          <w:p w14:paraId="1765BBB1"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34DE3704" w14:textId="77777777" w:rsidR="008D4F2E" w:rsidRDefault="00000000">
            <w:pPr>
              <w:pBdr>
                <w:top w:val="nil"/>
                <w:left w:val="nil"/>
                <w:bottom w:val="nil"/>
                <w:right w:val="nil"/>
                <w:between w:val="nil"/>
              </w:pBdr>
              <w:spacing w:after="80"/>
              <w:jc w:val="both"/>
              <w:rPr>
                <w:i/>
                <w:iCs/>
                <w:color w:val="111111"/>
              </w:rPr>
            </w:pPr>
            <w:r>
              <w:rPr>
                <w:b/>
                <w:bCs/>
                <w:i/>
                <w:iCs/>
                <w:color w:val="111111"/>
              </w:rPr>
              <w:t>21.1.</w:t>
            </w:r>
            <w:r>
              <w:rPr>
                <w:b/>
                <w:bCs/>
                <w:i/>
                <w:iCs/>
                <w:color w:val="111111"/>
              </w:rPr>
              <w:tab/>
            </w:r>
            <w:r>
              <w:rPr>
                <w:i/>
                <w:iCs/>
                <w:color w:val="111111"/>
              </w:rPr>
              <w:t>This Agreement shall be governed by and construed in accordance with the laws of the Federative Republic of Brazil.</w:t>
            </w:r>
          </w:p>
          <w:p w14:paraId="4BF15364" w14:textId="77777777" w:rsidR="008D4F2E" w:rsidRDefault="008D4F2E">
            <w:pPr>
              <w:pBdr>
                <w:top w:val="nil"/>
                <w:left w:val="nil"/>
                <w:bottom w:val="nil"/>
                <w:right w:val="nil"/>
                <w:between w:val="nil"/>
              </w:pBdr>
              <w:spacing w:after="80"/>
              <w:jc w:val="both"/>
              <w:rPr>
                <w:i/>
                <w:iCs/>
                <w:color w:val="111111"/>
              </w:rPr>
            </w:pPr>
          </w:p>
          <w:p w14:paraId="0419135A" w14:textId="77777777" w:rsidR="008D4F2E" w:rsidRDefault="00000000">
            <w:pPr>
              <w:pBdr>
                <w:top w:val="nil"/>
                <w:left w:val="nil"/>
                <w:bottom w:val="nil"/>
                <w:right w:val="nil"/>
                <w:between w:val="nil"/>
              </w:pBdr>
              <w:spacing w:after="80"/>
              <w:jc w:val="both"/>
              <w:rPr>
                <w:color w:val="000000"/>
              </w:rPr>
            </w:pPr>
            <w:r>
              <w:rPr>
                <w:b/>
                <w:bCs/>
                <w:i/>
                <w:iCs/>
                <w:color w:val="111111"/>
              </w:rPr>
              <w:t xml:space="preserve">21,2. </w:t>
            </w:r>
            <w:r>
              <w:rPr>
                <w:i/>
                <w:iCs/>
                <w:color w:val="111111"/>
              </w:rPr>
              <w:t>The courts of the Judicial District of the Capital of São Paulo are hereby designated to resolve any disputes arising from this instrument, to the exclusion of any other court, however privileged.</w:t>
            </w:r>
          </w:p>
        </w:tc>
      </w:tr>
      <w:tr w:rsidR="008D4F2E" w14:paraId="36E14632" w14:textId="77777777">
        <w:tc>
          <w:tcPr>
            <w:tcW w:w="5035" w:type="dxa"/>
            <w:shd w:val="clear" w:color="auto" w:fill="FFFFFF"/>
          </w:tcPr>
          <w:p w14:paraId="3BDB8246"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6F218175"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73705106" w14:textId="77777777" w:rsidR="008D4F2E" w:rsidRDefault="008D4F2E">
            <w:pPr>
              <w:pBdr>
                <w:top w:val="nil"/>
                <w:left w:val="nil"/>
                <w:bottom w:val="nil"/>
                <w:right w:val="nil"/>
                <w:between w:val="nil"/>
              </w:pBdr>
              <w:spacing w:after="40"/>
              <w:jc w:val="both"/>
              <w:rPr>
                <w:color w:val="000000"/>
              </w:rPr>
            </w:pPr>
          </w:p>
        </w:tc>
      </w:tr>
    </w:tbl>
    <w:p w14:paraId="7B4EBF1B" w14:textId="77777777" w:rsidR="008D4F2E" w:rsidRDefault="008D4F2E">
      <w:pPr>
        <w:pBdr>
          <w:top w:val="nil"/>
          <w:left w:val="nil"/>
          <w:bottom w:val="nil"/>
          <w:right w:val="nil"/>
          <w:between w:val="nil"/>
        </w:pBdr>
        <w:spacing w:before="100" w:after="100"/>
        <w:rPr>
          <w:color w:val="000000"/>
        </w:rPr>
      </w:pPr>
    </w:p>
    <w:tbl>
      <w:tblPr>
        <w:tblStyle w:val="a0"/>
        <w:tblW w:w="10306" w:type="dxa"/>
        <w:tblInd w:w="0" w:type="dxa"/>
        <w:tblLayout w:type="fixed"/>
        <w:tblLook w:val="0400" w:firstRow="0" w:lastRow="0" w:firstColumn="0" w:lastColumn="0" w:noHBand="0" w:noVBand="1"/>
      </w:tblPr>
      <w:tblGrid>
        <w:gridCol w:w="5035"/>
        <w:gridCol w:w="236"/>
        <w:gridCol w:w="5035"/>
      </w:tblGrid>
      <w:tr w:rsidR="008D4F2E" w14:paraId="50ADCA7F" w14:textId="77777777">
        <w:tc>
          <w:tcPr>
            <w:tcW w:w="5035" w:type="dxa"/>
            <w:shd w:val="clear" w:color="auto" w:fill="FFFFFF"/>
          </w:tcPr>
          <w:p w14:paraId="170671F0" w14:textId="77777777" w:rsidR="008D4F2E" w:rsidRPr="00ED60DD" w:rsidRDefault="00000000">
            <w:pPr>
              <w:pBdr>
                <w:top w:val="nil"/>
                <w:left w:val="nil"/>
                <w:bottom w:val="nil"/>
                <w:right w:val="nil"/>
                <w:between w:val="nil"/>
              </w:pBdr>
              <w:spacing w:after="80"/>
              <w:jc w:val="both"/>
              <w:rPr>
                <w:color w:val="000000"/>
                <w:lang w:val="es-AR"/>
              </w:rPr>
            </w:pPr>
            <w:r w:rsidRPr="00ED60DD">
              <w:rPr>
                <w:color w:val="111111"/>
                <w:lang w:val="es-AR"/>
              </w:rPr>
              <w:t>E por estarem assim certos e ajustados, firmam o presente instrumento em 2 (duas) vias de igual teor e forma, na presença das testemunhas abaixo assinadas e qualificadas, reconhecendo as partes o caráter de título executivo extrajudicial, nos termos do artigo 784, inciso III, do Código de Processo Civil, dando tudo por bom, firme e valioso.</w:t>
            </w:r>
          </w:p>
        </w:tc>
        <w:tc>
          <w:tcPr>
            <w:tcW w:w="236" w:type="dxa"/>
            <w:tcBorders>
              <w:left w:val="single" w:sz="4" w:space="0" w:color="B8C8E0"/>
              <w:right w:val="single" w:sz="4" w:space="0" w:color="B8C8E0"/>
            </w:tcBorders>
            <w:shd w:val="clear" w:color="auto" w:fill="FFFFFF"/>
          </w:tcPr>
          <w:p w14:paraId="6D4DB2DE"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58D3CEB5" w14:textId="77777777" w:rsidR="008D4F2E" w:rsidRDefault="00000000">
            <w:pPr>
              <w:pBdr>
                <w:top w:val="nil"/>
                <w:left w:val="nil"/>
                <w:bottom w:val="nil"/>
                <w:right w:val="nil"/>
                <w:between w:val="nil"/>
              </w:pBdr>
              <w:spacing w:after="80"/>
              <w:jc w:val="both"/>
              <w:rPr>
                <w:color w:val="000000"/>
              </w:rPr>
            </w:pPr>
            <w:r>
              <w:rPr>
                <w:i/>
                <w:iCs/>
                <w:color w:val="111111"/>
              </w:rPr>
              <w:t>In witness whereof, the parties have executed this instrument in 2 (two) counterparts of equal content and form, in the presence of the witnesses identified below, acknowledging its status as an extrajudicial enforcement instrument pursuant to Article 784, item III, of the Brazilian Code of Civil Procedure.</w:t>
            </w:r>
          </w:p>
        </w:tc>
      </w:tr>
      <w:tr w:rsidR="008D4F2E" w14:paraId="2907BCB4" w14:textId="77777777">
        <w:tc>
          <w:tcPr>
            <w:tcW w:w="5035" w:type="dxa"/>
            <w:shd w:val="clear" w:color="auto" w:fill="FFFFFF"/>
          </w:tcPr>
          <w:p w14:paraId="363E54B0"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1043A2A8"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0DC3BBC9" w14:textId="77777777" w:rsidR="008D4F2E" w:rsidRDefault="008D4F2E">
            <w:pPr>
              <w:pBdr>
                <w:top w:val="nil"/>
                <w:left w:val="nil"/>
                <w:bottom w:val="nil"/>
                <w:right w:val="nil"/>
                <w:between w:val="nil"/>
              </w:pBdr>
              <w:spacing w:after="40"/>
              <w:jc w:val="both"/>
              <w:rPr>
                <w:color w:val="000000"/>
              </w:rPr>
            </w:pPr>
          </w:p>
        </w:tc>
      </w:tr>
      <w:tr w:rsidR="008D4F2E" w14:paraId="6DAD88C3" w14:textId="77777777">
        <w:tc>
          <w:tcPr>
            <w:tcW w:w="5035" w:type="dxa"/>
            <w:shd w:val="clear" w:color="auto" w:fill="FFFFFF"/>
          </w:tcPr>
          <w:p w14:paraId="28DEFF16" w14:textId="77777777" w:rsidR="008D4F2E" w:rsidRDefault="00000000">
            <w:pPr>
              <w:pBdr>
                <w:top w:val="nil"/>
                <w:left w:val="nil"/>
                <w:bottom w:val="nil"/>
                <w:right w:val="nil"/>
                <w:between w:val="nil"/>
              </w:pBdr>
              <w:spacing w:after="80"/>
              <w:jc w:val="both"/>
              <w:rPr>
                <w:color w:val="000000"/>
              </w:rPr>
            </w:pPr>
            <w:r>
              <w:rPr>
                <w:b/>
                <w:bCs/>
                <w:color w:val="111111"/>
              </w:rPr>
              <w:t>São Paulo, _____ de __________________ de 2026.</w:t>
            </w:r>
          </w:p>
        </w:tc>
        <w:tc>
          <w:tcPr>
            <w:tcW w:w="236" w:type="dxa"/>
            <w:tcBorders>
              <w:left w:val="single" w:sz="4" w:space="0" w:color="B8C8E0"/>
              <w:right w:val="single" w:sz="4" w:space="0" w:color="B8C8E0"/>
            </w:tcBorders>
            <w:shd w:val="clear" w:color="auto" w:fill="FFFFFF"/>
          </w:tcPr>
          <w:p w14:paraId="0DECC397"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4F182E1A" w14:textId="77777777" w:rsidR="008D4F2E" w:rsidRDefault="00000000">
            <w:pPr>
              <w:pBdr>
                <w:top w:val="nil"/>
                <w:left w:val="nil"/>
                <w:bottom w:val="nil"/>
                <w:right w:val="nil"/>
                <w:between w:val="nil"/>
              </w:pBdr>
              <w:spacing w:after="80"/>
              <w:jc w:val="both"/>
              <w:rPr>
                <w:color w:val="000000"/>
              </w:rPr>
            </w:pPr>
            <w:r>
              <w:rPr>
                <w:b/>
                <w:bCs/>
                <w:i/>
                <w:iCs/>
                <w:color w:val="111111"/>
              </w:rPr>
              <w:t>São Paulo, __________________, 2026.</w:t>
            </w:r>
          </w:p>
        </w:tc>
      </w:tr>
      <w:tr w:rsidR="008D4F2E" w14:paraId="32A8FE2B" w14:textId="77777777">
        <w:tc>
          <w:tcPr>
            <w:tcW w:w="5035" w:type="dxa"/>
            <w:shd w:val="clear" w:color="auto" w:fill="FFFFFF"/>
          </w:tcPr>
          <w:p w14:paraId="3564A191"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709713E9"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6EE3C27C" w14:textId="77777777" w:rsidR="008D4F2E" w:rsidRDefault="008D4F2E">
            <w:pPr>
              <w:pBdr>
                <w:top w:val="nil"/>
                <w:left w:val="nil"/>
                <w:bottom w:val="nil"/>
                <w:right w:val="nil"/>
                <w:between w:val="nil"/>
              </w:pBdr>
              <w:spacing w:after="40"/>
              <w:jc w:val="both"/>
              <w:rPr>
                <w:color w:val="000000"/>
              </w:rPr>
            </w:pPr>
          </w:p>
        </w:tc>
      </w:tr>
      <w:tr w:rsidR="008D4F2E" w14:paraId="5A9CD4E9" w14:textId="77777777">
        <w:tc>
          <w:tcPr>
            <w:tcW w:w="5035" w:type="dxa"/>
            <w:shd w:val="clear" w:color="auto" w:fill="FFFFFF"/>
          </w:tcPr>
          <w:p w14:paraId="182B797C" w14:textId="77777777" w:rsidR="008D4F2E" w:rsidRDefault="008D4F2E">
            <w:pPr>
              <w:pBdr>
                <w:top w:val="nil"/>
                <w:left w:val="nil"/>
                <w:bottom w:val="nil"/>
                <w:right w:val="nil"/>
                <w:between w:val="nil"/>
              </w:pBdr>
              <w:spacing w:before="500" w:after="80"/>
              <w:jc w:val="both"/>
              <w:rPr>
                <w:color w:val="000000"/>
              </w:rPr>
            </w:pPr>
          </w:p>
          <w:p w14:paraId="56E056EC" w14:textId="77777777" w:rsidR="008D4F2E" w:rsidRDefault="008D4F2E">
            <w:pPr>
              <w:pBdr>
                <w:top w:val="nil"/>
                <w:left w:val="nil"/>
                <w:bottom w:val="nil"/>
                <w:right w:val="nil"/>
                <w:between w:val="nil"/>
              </w:pBdr>
              <w:rPr>
                <w:color w:val="000000"/>
              </w:rPr>
            </w:pPr>
          </w:p>
          <w:p w14:paraId="77738382" w14:textId="77777777" w:rsidR="008D4F2E" w:rsidRPr="00ED60DD" w:rsidRDefault="00000000">
            <w:pPr>
              <w:pBdr>
                <w:top w:val="nil"/>
                <w:left w:val="nil"/>
                <w:bottom w:val="nil"/>
                <w:right w:val="nil"/>
                <w:between w:val="nil"/>
              </w:pBdr>
              <w:spacing w:before="40" w:after="80"/>
              <w:jc w:val="center"/>
              <w:rPr>
                <w:color w:val="000000"/>
                <w:lang w:val="es-AR"/>
              </w:rPr>
            </w:pPr>
            <w:r w:rsidRPr="00ED60DD">
              <w:rPr>
                <w:b/>
                <w:bCs/>
                <w:color w:val="003087"/>
                <w:sz w:val="20"/>
                <w:szCs w:val="20"/>
                <w:lang w:val="es-AR"/>
              </w:rPr>
              <w:t>CONTRATANTE</w:t>
            </w:r>
          </w:p>
          <w:p w14:paraId="25890206" w14:textId="77777777" w:rsidR="008D4F2E" w:rsidRPr="00ED60DD" w:rsidRDefault="00000000">
            <w:pPr>
              <w:pBdr>
                <w:top w:val="nil"/>
                <w:left w:val="nil"/>
                <w:bottom w:val="nil"/>
                <w:right w:val="nil"/>
                <w:between w:val="nil"/>
              </w:pBdr>
              <w:spacing w:after="80"/>
              <w:jc w:val="center"/>
              <w:rPr>
                <w:color w:val="000000"/>
                <w:lang w:val="es-AR"/>
              </w:rPr>
            </w:pPr>
            <w:r w:rsidRPr="00ED60DD">
              <w:rPr>
                <w:color w:val="111111"/>
                <w:lang w:val="es-AR"/>
              </w:rPr>
              <w:t>TRACK GAMING BRASIL LTDA</w:t>
            </w:r>
          </w:p>
          <w:p w14:paraId="141F53F5" w14:textId="77777777" w:rsidR="008D4F2E" w:rsidRPr="00ED60DD" w:rsidRDefault="008D4F2E">
            <w:pPr>
              <w:pBdr>
                <w:top w:val="nil"/>
                <w:left w:val="nil"/>
                <w:bottom w:val="nil"/>
                <w:right w:val="nil"/>
                <w:between w:val="nil"/>
              </w:pBdr>
              <w:spacing w:after="40"/>
              <w:jc w:val="both"/>
              <w:rPr>
                <w:color w:val="000000"/>
                <w:lang w:val="es-AR"/>
              </w:rPr>
            </w:pPr>
          </w:p>
          <w:p w14:paraId="10E4A530" w14:textId="77777777" w:rsidR="008D4F2E" w:rsidRPr="00ED60DD" w:rsidRDefault="00000000">
            <w:pPr>
              <w:pBdr>
                <w:top w:val="nil"/>
                <w:left w:val="nil"/>
                <w:bottom w:val="nil"/>
                <w:right w:val="nil"/>
                <w:between w:val="nil"/>
              </w:pBdr>
              <w:spacing w:after="80"/>
              <w:jc w:val="both"/>
              <w:rPr>
                <w:color w:val="000000"/>
                <w:lang w:val="es-AR"/>
              </w:rPr>
            </w:pPr>
            <w:r w:rsidRPr="00ED60DD">
              <w:rPr>
                <w:color w:val="111111"/>
                <w:lang w:val="es-AR"/>
              </w:rPr>
              <w:t>Nome: _______________________________</w:t>
            </w:r>
          </w:p>
          <w:p w14:paraId="2EA1EB58" w14:textId="77777777" w:rsidR="008D4F2E" w:rsidRPr="00ED60DD" w:rsidRDefault="00000000">
            <w:pPr>
              <w:pBdr>
                <w:top w:val="nil"/>
                <w:left w:val="nil"/>
                <w:bottom w:val="nil"/>
                <w:right w:val="nil"/>
                <w:between w:val="nil"/>
              </w:pBdr>
              <w:spacing w:after="80"/>
              <w:jc w:val="both"/>
              <w:rPr>
                <w:color w:val="000000"/>
                <w:lang w:val="es-AR"/>
              </w:rPr>
            </w:pPr>
            <w:r w:rsidRPr="00ED60DD">
              <w:rPr>
                <w:color w:val="111111"/>
                <w:lang w:val="es-AR"/>
              </w:rPr>
              <w:t>Cargo: _______________________________</w:t>
            </w:r>
          </w:p>
          <w:p w14:paraId="14CE5EB2" w14:textId="77777777" w:rsidR="008D4F2E" w:rsidRDefault="00000000">
            <w:pPr>
              <w:pBdr>
                <w:top w:val="nil"/>
                <w:left w:val="nil"/>
                <w:bottom w:val="nil"/>
                <w:right w:val="nil"/>
                <w:between w:val="nil"/>
              </w:pBdr>
              <w:spacing w:after="80"/>
              <w:jc w:val="both"/>
              <w:rPr>
                <w:color w:val="000000"/>
              </w:rPr>
            </w:pPr>
            <w:r>
              <w:rPr>
                <w:color w:val="111111"/>
              </w:rPr>
              <w:t>CPF/RG: _______________________________</w:t>
            </w:r>
          </w:p>
        </w:tc>
        <w:tc>
          <w:tcPr>
            <w:tcW w:w="236" w:type="dxa"/>
            <w:tcBorders>
              <w:left w:val="single" w:sz="4" w:space="0" w:color="B8C8E0"/>
              <w:right w:val="single" w:sz="4" w:space="0" w:color="B8C8E0"/>
            </w:tcBorders>
            <w:shd w:val="clear" w:color="auto" w:fill="FFFFFF"/>
          </w:tcPr>
          <w:p w14:paraId="4C139054"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2594D32A" w14:textId="77777777" w:rsidR="008D4F2E" w:rsidRPr="00ED60DD" w:rsidRDefault="008D4F2E">
            <w:pPr>
              <w:pBdr>
                <w:top w:val="nil"/>
                <w:left w:val="nil"/>
                <w:bottom w:val="nil"/>
                <w:right w:val="nil"/>
                <w:between w:val="nil"/>
              </w:pBdr>
              <w:spacing w:before="500" w:after="80"/>
              <w:jc w:val="both"/>
              <w:rPr>
                <w:color w:val="000000"/>
                <w:lang w:val="es-AR"/>
              </w:rPr>
            </w:pPr>
          </w:p>
          <w:p w14:paraId="5975B445" w14:textId="77777777" w:rsidR="008D4F2E" w:rsidRPr="00ED60DD" w:rsidRDefault="008D4F2E">
            <w:pPr>
              <w:pBdr>
                <w:top w:val="nil"/>
                <w:left w:val="nil"/>
                <w:bottom w:val="nil"/>
                <w:right w:val="nil"/>
                <w:between w:val="nil"/>
              </w:pBdr>
              <w:rPr>
                <w:color w:val="000000"/>
                <w:lang w:val="es-AR"/>
              </w:rPr>
            </w:pPr>
          </w:p>
          <w:p w14:paraId="139195E2" w14:textId="77777777" w:rsidR="008D4F2E" w:rsidRPr="00ED60DD" w:rsidRDefault="00000000">
            <w:pPr>
              <w:pBdr>
                <w:top w:val="nil"/>
                <w:left w:val="nil"/>
                <w:bottom w:val="nil"/>
                <w:right w:val="nil"/>
                <w:between w:val="nil"/>
              </w:pBdr>
              <w:spacing w:before="40" w:after="80"/>
              <w:jc w:val="center"/>
              <w:rPr>
                <w:color w:val="000000"/>
                <w:lang w:val="es-AR"/>
              </w:rPr>
            </w:pPr>
            <w:r w:rsidRPr="00ED60DD">
              <w:rPr>
                <w:b/>
                <w:bCs/>
                <w:color w:val="003087"/>
                <w:sz w:val="20"/>
                <w:szCs w:val="20"/>
                <w:lang w:val="es-AR"/>
              </w:rPr>
              <w:t>CONTRATADA / SERVICE PROVIDER</w:t>
            </w:r>
          </w:p>
          <w:p w14:paraId="532FB845" w14:textId="77777777" w:rsidR="008D4F2E" w:rsidRPr="00ED60DD" w:rsidRDefault="00000000">
            <w:pPr>
              <w:pBdr>
                <w:top w:val="nil"/>
                <w:left w:val="nil"/>
                <w:bottom w:val="nil"/>
                <w:right w:val="nil"/>
                <w:between w:val="nil"/>
              </w:pBdr>
              <w:spacing w:after="80"/>
              <w:jc w:val="center"/>
              <w:rPr>
                <w:color w:val="000000"/>
                <w:lang w:val="es-AR"/>
              </w:rPr>
            </w:pPr>
            <w:r w:rsidRPr="00ED60DD">
              <w:rPr>
                <w:color w:val="111111"/>
                <w:lang w:val="es-AR"/>
              </w:rPr>
              <w:t>Ampfy Publicidade e Marketing LTDA.</w:t>
            </w:r>
          </w:p>
          <w:p w14:paraId="68BD1F9B" w14:textId="77777777" w:rsidR="008D4F2E" w:rsidRPr="00ED60DD" w:rsidRDefault="008D4F2E">
            <w:pPr>
              <w:pBdr>
                <w:top w:val="nil"/>
                <w:left w:val="nil"/>
                <w:bottom w:val="nil"/>
                <w:right w:val="nil"/>
                <w:between w:val="nil"/>
              </w:pBdr>
              <w:spacing w:after="40"/>
              <w:jc w:val="both"/>
              <w:rPr>
                <w:color w:val="000000"/>
                <w:lang w:val="es-AR"/>
              </w:rPr>
            </w:pPr>
          </w:p>
          <w:p w14:paraId="3A7276C5" w14:textId="77777777" w:rsidR="008D4F2E" w:rsidRDefault="00000000">
            <w:pPr>
              <w:pBdr>
                <w:top w:val="nil"/>
                <w:left w:val="nil"/>
                <w:bottom w:val="nil"/>
                <w:right w:val="nil"/>
                <w:between w:val="nil"/>
              </w:pBdr>
              <w:spacing w:after="80"/>
              <w:jc w:val="both"/>
              <w:rPr>
                <w:color w:val="000000"/>
              </w:rPr>
            </w:pPr>
            <w:r>
              <w:rPr>
                <w:color w:val="111111"/>
              </w:rPr>
              <w:t>Nome: _______________________________</w:t>
            </w:r>
          </w:p>
          <w:p w14:paraId="544327E6" w14:textId="77777777" w:rsidR="008D4F2E" w:rsidRDefault="00000000">
            <w:pPr>
              <w:pBdr>
                <w:top w:val="nil"/>
                <w:left w:val="nil"/>
                <w:bottom w:val="nil"/>
                <w:right w:val="nil"/>
                <w:between w:val="nil"/>
              </w:pBdr>
              <w:spacing w:after="80"/>
              <w:jc w:val="both"/>
              <w:rPr>
                <w:color w:val="000000"/>
              </w:rPr>
            </w:pPr>
            <w:r>
              <w:rPr>
                <w:color w:val="111111"/>
              </w:rPr>
              <w:t>Cargo: _______________________________</w:t>
            </w:r>
          </w:p>
          <w:p w14:paraId="2F5E9592" w14:textId="77777777" w:rsidR="008D4F2E" w:rsidRDefault="00000000">
            <w:pPr>
              <w:pBdr>
                <w:top w:val="nil"/>
                <w:left w:val="nil"/>
                <w:bottom w:val="nil"/>
                <w:right w:val="nil"/>
                <w:between w:val="nil"/>
              </w:pBdr>
              <w:spacing w:after="80"/>
              <w:jc w:val="both"/>
              <w:rPr>
                <w:color w:val="000000"/>
              </w:rPr>
            </w:pPr>
            <w:r>
              <w:rPr>
                <w:color w:val="111111"/>
              </w:rPr>
              <w:t>CPF/RG: _______________________________</w:t>
            </w:r>
          </w:p>
        </w:tc>
      </w:tr>
      <w:tr w:rsidR="008D4F2E" w14:paraId="530D1B12" w14:textId="77777777">
        <w:tc>
          <w:tcPr>
            <w:tcW w:w="5035" w:type="dxa"/>
            <w:shd w:val="clear" w:color="auto" w:fill="FFFFFF"/>
          </w:tcPr>
          <w:p w14:paraId="4DA0C470"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2B9CD5B4"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3ABF2C23" w14:textId="77777777" w:rsidR="008D4F2E" w:rsidRDefault="008D4F2E">
            <w:pPr>
              <w:pBdr>
                <w:top w:val="nil"/>
                <w:left w:val="nil"/>
                <w:bottom w:val="nil"/>
                <w:right w:val="nil"/>
                <w:between w:val="nil"/>
              </w:pBdr>
              <w:spacing w:after="40"/>
              <w:jc w:val="both"/>
              <w:rPr>
                <w:color w:val="000000"/>
              </w:rPr>
            </w:pPr>
          </w:p>
        </w:tc>
      </w:tr>
      <w:tr w:rsidR="008D4F2E" w14:paraId="15A4D87B" w14:textId="77777777">
        <w:tc>
          <w:tcPr>
            <w:tcW w:w="5035" w:type="dxa"/>
            <w:shd w:val="clear" w:color="auto" w:fill="FFFFFF"/>
          </w:tcPr>
          <w:p w14:paraId="38D47202" w14:textId="77777777" w:rsidR="008D4F2E" w:rsidRDefault="00000000">
            <w:pPr>
              <w:pBdr>
                <w:top w:val="nil"/>
                <w:left w:val="nil"/>
                <w:bottom w:val="nil"/>
                <w:right w:val="nil"/>
                <w:between w:val="nil"/>
              </w:pBdr>
              <w:spacing w:before="60" w:after="60"/>
              <w:jc w:val="both"/>
              <w:rPr>
                <w:color w:val="000000"/>
              </w:rPr>
            </w:pPr>
            <w:r>
              <w:rPr>
                <w:b/>
                <w:bCs/>
                <w:color w:val="003087"/>
              </w:rPr>
              <w:t>Testemunhas / Witnesses:</w:t>
            </w:r>
          </w:p>
          <w:p w14:paraId="492682DA" w14:textId="77777777" w:rsidR="008D4F2E" w:rsidRDefault="00000000">
            <w:pPr>
              <w:pBdr>
                <w:top w:val="nil"/>
                <w:left w:val="nil"/>
                <w:bottom w:val="nil"/>
                <w:right w:val="nil"/>
                <w:between w:val="nil"/>
              </w:pBdr>
              <w:spacing w:after="80"/>
              <w:jc w:val="both"/>
              <w:rPr>
                <w:color w:val="000000"/>
              </w:rPr>
            </w:pPr>
            <w:r>
              <w:rPr>
                <w:color w:val="111111"/>
              </w:rPr>
              <w:t>1. __________________________________________</w:t>
            </w:r>
          </w:p>
          <w:p w14:paraId="6576D403" w14:textId="77777777" w:rsidR="008D4F2E" w:rsidRDefault="00000000">
            <w:pPr>
              <w:pBdr>
                <w:top w:val="nil"/>
                <w:left w:val="nil"/>
                <w:bottom w:val="nil"/>
                <w:right w:val="nil"/>
                <w:between w:val="nil"/>
              </w:pBdr>
              <w:spacing w:after="80"/>
              <w:jc w:val="both"/>
              <w:rPr>
                <w:color w:val="000000"/>
              </w:rPr>
            </w:pPr>
            <w:r>
              <w:rPr>
                <w:color w:val="111111"/>
              </w:rPr>
              <w:t>Nome / Name: _______________________________</w:t>
            </w:r>
          </w:p>
          <w:p w14:paraId="1AB069BC" w14:textId="77777777" w:rsidR="008D4F2E" w:rsidRDefault="00000000">
            <w:pPr>
              <w:pBdr>
                <w:top w:val="nil"/>
                <w:left w:val="nil"/>
                <w:bottom w:val="nil"/>
                <w:right w:val="nil"/>
                <w:between w:val="nil"/>
              </w:pBdr>
              <w:spacing w:after="80"/>
              <w:jc w:val="both"/>
              <w:rPr>
                <w:color w:val="000000"/>
              </w:rPr>
            </w:pPr>
            <w:r>
              <w:rPr>
                <w:color w:val="111111"/>
              </w:rPr>
              <w:t>CPF/RG: _______________________________</w:t>
            </w:r>
          </w:p>
        </w:tc>
        <w:tc>
          <w:tcPr>
            <w:tcW w:w="236" w:type="dxa"/>
            <w:tcBorders>
              <w:left w:val="single" w:sz="4" w:space="0" w:color="B8C8E0"/>
              <w:right w:val="single" w:sz="4" w:space="0" w:color="B8C8E0"/>
            </w:tcBorders>
            <w:shd w:val="clear" w:color="auto" w:fill="FFFFFF"/>
          </w:tcPr>
          <w:p w14:paraId="7CD50153"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12A0B78E" w14:textId="77777777" w:rsidR="008D4F2E" w:rsidRDefault="008D4F2E">
            <w:pPr>
              <w:pBdr>
                <w:top w:val="nil"/>
                <w:left w:val="nil"/>
                <w:bottom w:val="nil"/>
                <w:right w:val="nil"/>
                <w:between w:val="nil"/>
              </w:pBdr>
              <w:spacing w:after="40"/>
              <w:jc w:val="both"/>
              <w:rPr>
                <w:color w:val="000000"/>
              </w:rPr>
            </w:pPr>
          </w:p>
          <w:p w14:paraId="3AAE735D" w14:textId="77777777" w:rsidR="008D4F2E" w:rsidRDefault="008D4F2E">
            <w:pPr>
              <w:pBdr>
                <w:top w:val="nil"/>
                <w:left w:val="nil"/>
                <w:bottom w:val="nil"/>
                <w:right w:val="nil"/>
                <w:between w:val="nil"/>
              </w:pBdr>
              <w:spacing w:after="40"/>
              <w:jc w:val="both"/>
              <w:rPr>
                <w:color w:val="000000"/>
              </w:rPr>
            </w:pPr>
          </w:p>
          <w:p w14:paraId="518C9A24" w14:textId="77777777" w:rsidR="008D4F2E" w:rsidRDefault="00000000">
            <w:pPr>
              <w:pBdr>
                <w:top w:val="nil"/>
                <w:left w:val="nil"/>
                <w:bottom w:val="nil"/>
                <w:right w:val="nil"/>
                <w:between w:val="nil"/>
              </w:pBdr>
              <w:spacing w:after="80"/>
              <w:jc w:val="both"/>
              <w:rPr>
                <w:color w:val="000000"/>
              </w:rPr>
            </w:pPr>
            <w:r>
              <w:rPr>
                <w:color w:val="111111"/>
              </w:rPr>
              <w:t>2. __________________________________________</w:t>
            </w:r>
          </w:p>
          <w:p w14:paraId="1A022B60" w14:textId="77777777" w:rsidR="008D4F2E" w:rsidRDefault="00000000">
            <w:pPr>
              <w:pBdr>
                <w:top w:val="nil"/>
                <w:left w:val="nil"/>
                <w:bottom w:val="nil"/>
                <w:right w:val="nil"/>
                <w:between w:val="nil"/>
              </w:pBdr>
              <w:spacing w:after="80"/>
              <w:jc w:val="both"/>
              <w:rPr>
                <w:color w:val="000000"/>
              </w:rPr>
            </w:pPr>
            <w:r>
              <w:rPr>
                <w:color w:val="111111"/>
              </w:rPr>
              <w:t>Nome / Name: _______________________________</w:t>
            </w:r>
          </w:p>
          <w:p w14:paraId="6046C29D" w14:textId="77777777" w:rsidR="008D4F2E" w:rsidRDefault="00000000">
            <w:pPr>
              <w:pBdr>
                <w:top w:val="nil"/>
                <w:left w:val="nil"/>
                <w:bottom w:val="nil"/>
                <w:right w:val="nil"/>
                <w:between w:val="nil"/>
              </w:pBdr>
              <w:spacing w:after="80"/>
              <w:jc w:val="both"/>
              <w:rPr>
                <w:color w:val="000000"/>
              </w:rPr>
            </w:pPr>
            <w:r>
              <w:rPr>
                <w:color w:val="111111"/>
              </w:rPr>
              <w:t>CPF/RG: _______________________________</w:t>
            </w:r>
          </w:p>
        </w:tc>
      </w:tr>
    </w:tbl>
    <w:p w14:paraId="7011992F" w14:textId="77777777" w:rsidR="008D4F2E" w:rsidRDefault="00000000">
      <w:pPr>
        <w:pBdr>
          <w:top w:val="nil"/>
          <w:left w:val="nil"/>
          <w:bottom w:val="nil"/>
          <w:right w:val="nil"/>
          <w:between w:val="nil"/>
        </w:pBdr>
        <w:rPr>
          <w:color w:val="000000"/>
        </w:rPr>
      </w:pPr>
      <w:r>
        <w:br w:type="page"/>
      </w:r>
    </w:p>
    <w:p w14:paraId="6E2E8A3F" w14:textId="77777777" w:rsidR="008D4F2E" w:rsidRDefault="00000000">
      <w:pPr>
        <w:pBdr>
          <w:top w:val="nil"/>
          <w:left w:val="nil"/>
          <w:bottom w:val="nil"/>
          <w:right w:val="nil"/>
          <w:between w:val="nil"/>
        </w:pBdr>
        <w:spacing w:after="40"/>
        <w:jc w:val="center"/>
        <w:rPr>
          <w:color w:val="000000"/>
        </w:rPr>
      </w:pPr>
      <w:r>
        <w:rPr>
          <w:b/>
          <w:bCs/>
          <w:color w:val="003087"/>
          <w:sz w:val="28"/>
          <w:szCs w:val="28"/>
        </w:rPr>
        <w:lastRenderedPageBreak/>
        <w:t>ANEXO I – PROPOSTA COMERCIAL</w:t>
      </w:r>
    </w:p>
    <w:p w14:paraId="0A7A7B91" w14:textId="77777777" w:rsidR="008D4F2E" w:rsidRDefault="00000000">
      <w:pPr>
        <w:pBdr>
          <w:top w:val="nil"/>
          <w:left w:val="nil"/>
          <w:bottom w:val="nil"/>
          <w:right w:val="nil"/>
          <w:between w:val="nil"/>
        </w:pBdr>
        <w:spacing w:after="200"/>
        <w:jc w:val="center"/>
        <w:rPr>
          <w:color w:val="000000"/>
        </w:rPr>
      </w:pPr>
      <w:r>
        <w:rPr>
          <w:b/>
          <w:bCs/>
          <w:i/>
          <w:iCs/>
          <w:color w:val="555555"/>
          <w:sz w:val="22"/>
          <w:szCs w:val="22"/>
        </w:rPr>
        <w:t>EXHIBIT I – COMMERCIAL PROPOSAL</w:t>
      </w:r>
    </w:p>
    <w:p w14:paraId="17E313B7" w14:textId="77777777" w:rsidR="008D4F2E" w:rsidRDefault="008D4F2E">
      <w:pPr>
        <w:pBdr>
          <w:top w:val="nil"/>
          <w:left w:val="nil"/>
          <w:bottom w:val="nil"/>
          <w:right w:val="nil"/>
          <w:between w:val="nil"/>
        </w:pBdr>
        <w:spacing w:before="100" w:after="100"/>
        <w:rPr>
          <w:color w:val="000000"/>
        </w:rPr>
      </w:pPr>
    </w:p>
    <w:tbl>
      <w:tblPr>
        <w:tblStyle w:val="a1"/>
        <w:tblW w:w="10306" w:type="dxa"/>
        <w:tblInd w:w="0" w:type="dxa"/>
        <w:tblLayout w:type="fixed"/>
        <w:tblLook w:val="0400" w:firstRow="0" w:lastRow="0" w:firstColumn="0" w:lastColumn="0" w:noHBand="0" w:noVBand="1"/>
      </w:tblPr>
      <w:tblGrid>
        <w:gridCol w:w="5035"/>
        <w:gridCol w:w="236"/>
        <w:gridCol w:w="5035"/>
      </w:tblGrid>
      <w:tr w:rsidR="008D4F2E" w14:paraId="1EB2ABEB" w14:textId="77777777">
        <w:tc>
          <w:tcPr>
            <w:tcW w:w="5035" w:type="dxa"/>
            <w:shd w:val="clear" w:color="auto" w:fill="FFFFFF"/>
          </w:tcPr>
          <w:p w14:paraId="7D780322" w14:textId="77777777" w:rsidR="008D4F2E" w:rsidRPr="00ED60DD" w:rsidRDefault="00000000">
            <w:pPr>
              <w:pBdr>
                <w:top w:val="nil"/>
                <w:left w:val="nil"/>
                <w:bottom w:val="nil"/>
                <w:right w:val="nil"/>
                <w:between w:val="nil"/>
              </w:pBdr>
              <w:spacing w:after="80"/>
              <w:jc w:val="both"/>
              <w:rPr>
                <w:color w:val="000000"/>
                <w:lang w:val="es-AR"/>
              </w:rPr>
            </w:pPr>
            <w:r w:rsidRPr="00ED60DD">
              <w:rPr>
                <w:color w:val="111111"/>
                <w:lang w:val="es-AR"/>
              </w:rPr>
              <w:t xml:space="preserve">O presente Anexo integra o Contrato de Prestação de Serviços celebrado entre </w:t>
            </w:r>
            <w:r w:rsidRPr="00ED60DD">
              <w:rPr>
                <w:b/>
                <w:bCs/>
                <w:color w:val="111111"/>
                <w:lang w:val="es-AR"/>
              </w:rPr>
              <w:t>TRACK GAMING BRASIL LTDA</w:t>
            </w:r>
            <w:r w:rsidRPr="00ED60DD">
              <w:rPr>
                <w:color w:val="111111"/>
                <w:lang w:val="es-AR"/>
              </w:rPr>
              <w:t xml:space="preserve"> (CONTRATANTE) e</w:t>
            </w:r>
            <w:r w:rsidRPr="00ED60DD">
              <w:rPr>
                <w:b/>
                <w:bCs/>
                <w:color w:val="111111"/>
                <w:lang w:val="es-AR"/>
              </w:rPr>
              <w:t xml:space="preserve"> Ampfy Publicidade e Marketing</w:t>
            </w:r>
            <w:r w:rsidRPr="00ED60DD">
              <w:rPr>
                <w:color w:val="111111"/>
                <w:lang w:val="es-AR"/>
              </w:rPr>
              <w:t xml:space="preserve"> </w:t>
            </w:r>
            <w:r w:rsidRPr="00ED60DD">
              <w:rPr>
                <w:b/>
                <w:bCs/>
                <w:color w:val="111111"/>
                <w:lang w:val="es-AR"/>
              </w:rPr>
              <w:t>LTDA.</w:t>
            </w:r>
            <w:r w:rsidRPr="00ED60DD">
              <w:rPr>
                <w:color w:val="111111"/>
                <w:lang w:val="es-AR"/>
              </w:rPr>
              <w:t xml:space="preserve"> (CONTRATADA) e descreve o escopo completo aprovado para a Campanha e Ativações Copa do Mundo 2026.</w:t>
            </w:r>
          </w:p>
        </w:tc>
        <w:tc>
          <w:tcPr>
            <w:tcW w:w="236" w:type="dxa"/>
            <w:tcBorders>
              <w:left w:val="single" w:sz="4" w:space="0" w:color="B8C8E0"/>
              <w:right w:val="single" w:sz="4" w:space="0" w:color="B8C8E0"/>
            </w:tcBorders>
            <w:shd w:val="clear" w:color="auto" w:fill="FFFFFF"/>
          </w:tcPr>
          <w:p w14:paraId="001D1D47"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77F8CBE3" w14:textId="77777777" w:rsidR="008D4F2E" w:rsidRDefault="00000000">
            <w:pPr>
              <w:pBdr>
                <w:top w:val="nil"/>
                <w:left w:val="nil"/>
                <w:bottom w:val="nil"/>
                <w:right w:val="nil"/>
                <w:between w:val="nil"/>
              </w:pBdr>
              <w:spacing w:after="80"/>
              <w:jc w:val="both"/>
              <w:rPr>
                <w:color w:val="000000"/>
              </w:rPr>
            </w:pPr>
            <w:r>
              <w:rPr>
                <w:i/>
                <w:iCs/>
                <w:color w:val="111111"/>
              </w:rPr>
              <w:t xml:space="preserve">This Exhibit forms an integral part of the Service Agreement entered into between </w:t>
            </w:r>
            <w:r>
              <w:rPr>
                <w:b/>
                <w:bCs/>
                <w:i/>
                <w:iCs/>
                <w:color w:val="111111"/>
              </w:rPr>
              <w:t>TRACK GAMING BRASIL LTDA</w:t>
            </w:r>
            <w:r>
              <w:rPr>
                <w:i/>
                <w:iCs/>
                <w:color w:val="111111"/>
              </w:rPr>
              <w:t xml:space="preserve"> (CLIENT) and </w:t>
            </w:r>
            <w:r>
              <w:rPr>
                <w:b/>
                <w:bCs/>
                <w:color w:val="111111"/>
              </w:rPr>
              <w:t>Ampfy Publicidade e Marketing</w:t>
            </w:r>
            <w:r>
              <w:rPr>
                <w:color w:val="111111"/>
              </w:rPr>
              <w:t xml:space="preserve"> </w:t>
            </w:r>
            <w:r>
              <w:rPr>
                <w:b/>
                <w:bCs/>
                <w:i/>
                <w:iCs/>
                <w:color w:val="111111"/>
              </w:rPr>
              <w:t>LTDA.</w:t>
            </w:r>
            <w:r>
              <w:rPr>
                <w:i/>
                <w:iCs/>
                <w:color w:val="111111"/>
              </w:rPr>
              <w:t xml:space="preserve"> (SERVICE PROVIDER) and describes the full approved scope for the World Cup 2026 Campaign and Activations.</w:t>
            </w:r>
          </w:p>
        </w:tc>
      </w:tr>
      <w:tr w:rsidR="008D4F2E" w14:paraId="33F15144" w14:textId="77777777">
        <w:tc>
          <w:tcPr>
            <w:tcW w:w="5035" w:type="dxa"/>
            <w:shd w:val="clear" w:color="auto" w:fill="FFFFFF"/>
          </w:tcPr>
          <w:p w14:paraId="477A202D" w14:textId="77777777" w:rsidR="008D4F2E" w:rsidRDefault="008D4F2E">
            <w:pPr>
              <w:pBdr>
                <w:top w:val="nil"/>
                <w:left w:val="nil"/>
                <w:bottom w:val="nil"/>
                <w:right w:val="nil"/>
                <w:between w:val="nil"/>
              </w:pBdr>
              <w:spacing w:after="40"/>
              <w:jc w:val="both"/>
              <w:rPr>
                <w:color w:val="000000"/>
              </w:rPr>
            </w:pPr>
          </w:p>
        </w:tc>
        <w:tc>
          <w:tcPr>
            <w:tcW w:w="236" w:type="dxa"/>
            <w:tcBorders>
              <w:left w:val="single" w:sz="4" w:space="0" w:color="B8C8E0"/>
              <w:right w:val="single" w:sz="4" w:space="0" w:color="B8C8E0"/>
            </w:tcBorders>
            <w:shd w:val="clear" w:color="auto" w:fill="FFFFFF"/>
          </w:tcPr>
          <w:p w14:paraId="333134F7"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01C9C0AD" w14:textId="77777777" w:rsidR="008D4F2E" w:rsidRDefault="008D4F2E">
            <w:pPr>
              <w:pBdr>
                <w:top w:val="nil"/>
                <w:left w:val="nil"/>
                <w:bottom w:val="nil"/>
                <w:right w:val="nil"/>
                <w:between w:val="nil"/>
              </w:pBdr>
              <w:spacing w:after="40"/>
              <w:jc w:val="both"/>
              <w:rPr>
                <w:color w:val="000000"/>
              </w:rPr>
            </w:pPr>
          </w:p>
        </w:tc>
      </w:tr>
      <w:tr w:rsidR="008D4F2E" w14:paraId="2C2D3ABA" w14:textId="77777777">
        <w:tc>
          <w:tcPr>
            <w:tcW w:w="5035" w:type="dxa"/>
            <w:shd w:val="clear" w:color="auto" w:fill="FFFFFF"/>
          </w:tcPr>
          <w:p w14:paraId="4BC75BD2"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 xml:space="preserve">Versão: </w:t>
            </w:r>
            <w:r w:rsidRPr="00ED60DD">
              <w:rPr>
                <w:color w:val="111111"/>
                <w:lang w:val="es-AR"/>
              </w:rPr>
              <w:t>Plano de Projeto V 1.1 – 05/05/2026</w:t>
            </w:r>
          </w:p>
        </w:tc>
        <w:tc>
          <w:tcPr>
            <w:tcW w:w="236" w:type="dxa"/>
            <w:tcBorders>
              <w:left w:val="single" w:sz="4" w:space="0" w:color="B8C8E0"/>
              <w:right w:val="single" w:sz="4" w:space="0" w:color="B8C8E0"/>
            </w:tcBorders>
            <w:shd w:val="clear" w:color="auto" w:fill="FFFFFF"/>
          </w:tcPr>
          <w:p w14:paraId="3A1A6806"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221574C4" w14:textId="77777777" w:rsidR="008D4F2E" w:rsidRDefault="00000000">
            <w:pPr>
              <w:pBdr>
                <w:top w:val="nil"/>
                <w:left w:val="nil"/>
                <w:bottom w:val="nil"/>
                <w:right w:val="nil"/>
                <w:between w:val="nil"/>
              </w:pBdr>
              <w:spacing w:after="80"/>
              <w:jc w:val="both"/>
              <w:rPr>
                <w:color w:val="000000"/>
              </w:rPr>
            </w:pPr>
            <w:r>
              <w:rPr>
                <w:b/>
                <w:bCs/>
                <w:i/>
                <w:iCs/>
                <w:color w:val="111111"/>
              </w:rPr>
              <w:t xml:space="preserve">Version: </w:t>
            </w:r>
            <w:r>
              <w:rPr>
                <w:i/>
                <w:iCs/>
                <w:color w:val="111111"/>
              </w:rPr>
              <w:t>Project Plan V 1.1 – 05/05/2026</w:t>
            </w:r>
          </w:p>
        </w:tc>
      </w:tr>
      <w:tr w:rsidR="008D4F2E" w14:paraId="44EB62AE" w14:textId="77777777">
        <w:tc>
          <w:tcPr>
            <w:tcW w:w="5035" w:type="dxa"/>
            <w:shd w:val="clear" w:color="auto" w:fill="FFFFFF"/>
          </w:tcPr>
          <w:p w14:paraId="5E32BBE6" w14:textId="77777777" w:rsidR="008D4F2E" w:rsidRDefault="00000000">
            <w:pPr>
              <w:pBdr>
                <w:top w:val="nil"/>
                <w:left w:val="nil"/>
                <w:bottom w:val="nil"/>
                <w:right w:val="nil"/>
                <w:between w:val="nil"/>
              </w:pBdr>
              <w:spacing w:after="80"/>
              <w:jc w:val="both"/>
              <w:rPr>
                <w:color w:val="000000"/>
              </w:rPr>
            </w:pPr>
            <w:r>
              <w:rPr>
                <w:b/>
                <w:bCs/>
                <w:color w:val="111111"/>
              </w:rPr>
              <w:t xml:space="preserve">Período: </w:t>
            </w:r>
            <w:r>
              <w:rPr>
                <w:color w:val="111111"/>
              </w:rPr>
              <w:t>05/05/2026 a 31/07/2026</w:t>
            </w:r>
          </w:p>
        </w:tc>
        <w:tc>
          <w:tcPr>
            <w:tcW w:w="236" w:type="dxa"/>
            <w:tcBorders>
              <w:left w:val="single" w:sz="4" w:space="0" w:color="B8C8E0"/>
              <w:right w:val="single" w:sz="4" w:space="0" w:color="B8C8E0"/>
            </w:tcBorders>
            <w:shd w:val="clear" w:color="auto" w:fill="FFFFFF"/>
          </w:tcPr>
          <w:p w14:paraId="5B5F4796"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714A27F2" w14:textId="77777777" w:rsidR="008D4F2E" w:rsidRDefault="00000000">
            <w:pPr>
              <w:pBdr>
                <w:top w:val="nil"/>
                <w:left w:val="nil"/>
                <w:bottom w:val="nil"/>
                <w:right w:val="nil"/>
                <w:between w:val="nil"/>
              </w:pBdr>
              <w:spacing w:after="80"/>
              <w:jc w:val="both"/>
              <w:rPr>
                <w:color w:val="000000"/>
              </w:rPr>
            </w:pPr>
            <w:r>
              <w:rPr>
                <w:b/>
                <w:bCs/>
                <w:i/>
                <w:iCs/>
                <w:color w:val="111111"/>
              </w:rPr>
              <w:t xml:space="preserve">Period: </w:t>
            </w:r>
            <w:r>
              <w:rPr>
                <w:i/>
                <w:iCs/>
                <w:color w:val="111111"/>
              </w:rPr>
              <w:t>May 5 to July 31, 2026</w:t>
            </w:r>
          </w:p>
        </w:tc>
      </w:tr>
      <w:tr w:rsidR="008D4F2E" w14:paraId="17FFC124" w14:textId="77777777">
        <w:tc>
          <w:tcPr>
            <w:tcW w:w="5035" w:type="dxa"/>
            <w:shd w:val="clear" w:color="auto" w:fill="FFFFFF"/>
          </w:tcPr>
          <w:p w14:paraId="1535791E" w14:textId="77777777" w:rsidR="008D4F2E" w:rsidRPr="00ED60DD" w:rsidRDefault="00000000">
            <w:pPr>
              <w:pBdr>
                <w:top w:val="nil"/>
                <w:left w:val="nil"/>
                <w:bottom w:val="nil"/>
                <w:right w:val="nil"/>
                <w:between w:val="nil"/>
              </w:pBdr>
              <w:spacing w:after="80"/>
              <w:jc w:val="both"/>
              <w:rPr>
                <w:color w:val="000000"/>
                <w:lang w:val="es-AR"/>
              </w:rPr>
            </w:pPr>
            <w:r w:rsidRPr="00ED60DD">
              <w:rPr>
                <w:b/>
                <w:bCs/>
                <w:color w:val="111111"/>
                <w:lang w:val="es-AR"/>
              </w:rPr>
              <w:t xml:space="preserve">Investimento Total: </w:t>
            </w:r>
            <w:r w:rsidRPr="00ED60DD">
              <w:rPr>
                <w:color w:val="111111"/>
                <w:lang w:val="es-AR"/>
              </w:rPr>
              <w:t>R$ 1.595.000,00 (Honorários R$495k + Verba R$1,1M)</w:t>
            </w:r>
          </w:p>
        </w:tc>
        <w:tc>
          <w:tcPr>
            <w:tcW w:w="236" w:type="dxa"/>
            <w:tcBorders>
              <w:left w:val="single" w:sz="4" w:space="0" w:color="B8C8E0"/>
              <w:right w:val="single" w:sz="4" w:space="0" w:color="B8C8E0"/>
            </w:tcBorders>
            <w:shd w:val="clear" w:color="auto" w:fill="FFFFFF"/>
          </w:tcPr>
          <w:p w14:paraId="3F742773"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661A3F6A" w14:textId="77777777" w:rsidR="008D4F2E" w:rsidRDefault="00000000">
            <w:pPr>
              <w:pBdr>
                <w:top w:val="nil"/>
                <w:left w:val="nil"/>
                <w:bottom w:val="nil"/>
                <w:right w:val="nil"/>
                <w:between w:val="nil"/>
              </w:pBdr>
              <w:spacing w:after="80"/>
              <w:jc w:val="both"/>
              <w:rPr>
                <w:color w:val="000000"/>
              </w:rPr>
            </w:pPr>
            <w:r>
              <w:rPr>
                <w:b/>
                <w:bCs/>
                <w:i/>
                <w:iCs/>
                <w:color w:val="111111"/>
              </w:rPr>
              <w:t xml:space="preserve">Total Investment: </w:t>
            </w:r>
            <w:r>
              <w:rPr>
                <w:i/>
                <w:iCs/>
                <w:color w:val="111111"/>
              </w:rPr>
              <w:t>BRL 1,595,000.00 (Fees BRL 495k + Budget BRL 1.1M)</w:t>
            </w:r>
          </w:p>
        </w:tc>
      </w:tr>
      <w:tr w:rsidR="008D4F2E" w14:paraId="2E1DA0C7" w14:textId="77777777">
        <w:tc>
          <w:tcPr>
            <w:tcW w:w="5035" w:type="dxa"/>
            <w:shd w:val="clear" w:color="auto" w:fill="FFFFFF"/>
          </w:tcPr>
          <w:p w14:paraId="49A150AD" w14:textId="77777777" w:rsidR="008D4F2E" w:rsidRDefault="00000000">
            <w:pPr>
              <w:pBdr>
                <w:top w:val="nil"/>
                <w:left w:val="nil"/>
                <w:bottom w:val="nil"/>
                <w:right w:val="nil"/>
                <w:between w:val="nil"/>
              </w:pBdr>
              <w:spacing w:after="80"/>
              <w:jc w:val="both"/>
              <w:rPr>
                <w:color w:val="000000"/>
              </w:rPr>
            </w:pPr>
            <w:r>
              <w:rPr>
                <w:b/>
                <w:bCs/>
                <w:color w:val="111111"/>
              </w:rPr>
              <w:t xml:space="preserve">Honorários AMPFY (2 parcelas): </w:t>
            </w:r>
            <w:r>
              <w:rPr>
                <w:color w:val="111111"/>
              </w:rPr>
              <w:t>R$ 495.000,00</w:t>
            </w:r>
          </w:p>
        </w:tc>
        <w:tc>
          <w:tcPr>
            <w:tcW w:w="236" w:type="dxa"/>
            <w:tcBorders>
              <w:left w:val="single" w:sz="4" w:space="0" w:color="B8C8E0"/>
              <w:right w:val="single" w:sz="4" w:space="0" w:color="B8C8E0"/>
            </w:tcBorders>
            <w:shd w:val="clear" w:color="auto" w:fill="FFFFFF"/>
          </w:tcPr>
          <w:p w14:paraId="4CA0EB71"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54752BC9" w14:textId="77777777" w:rsidR="008D4F2E" w:rsidRDefault="00000000">
            <w:pPr>
              <w:pBdr>
                <w:top w:val="nil"/>
                <w:left w:val="nil"/>
                <w:bottom w:val="nil"/>
                <w:right w:val="nil"/>
                <w:between w:val="nil"/>
              </w:pBdr>
              <w:spacing w:after="80"/>
              <w:jc w:val="both"/>
              <w:rPr>
                <w:color w:val="000000"/>
              </w:rPr>
            </w:pPr>
            <w:r>
              <w:rPr>
                <w:b/>
                <w:bCs/>
                <w:i/>
                <w:iCs/>
                <w:color w:val="111111"/>
              </w:rPr>
              <w:t xml:space="preserve">AMPFY Fees (2 installments): </w:t>
            </w:r>
            <w:r>
              <w:rPr>
                <w:i/>
                <w:iCs/>
                <w:color w:val="111111"/>
              </w:rPr>
              <w:t>BRL 495,000.00</w:t>
            </w:r>
          </w:p>
        </w:tc>
      </w:tr>
      <w:tr w:rsidR="008D4F2E" w14:paraId="4CDAEA38" w14:textId="77777777">
        <w:tc>
          <w:tcPr>
            <w:tcW w:w="5035" w:type="dxa"/>
            <w:shd w:val="clear" w:color="auto" w:fill="FFFFFF"/>
          </w:tcPr>
          <w:p w14:paraId="41ADB534" w14:textId="77777777" w:rsidR="008D4F2E" w:rsidRDefault="00000000">
            <w:pPr>
              <w:pBdr>
                <w:top w:val="nil"/>
                <w:left w:val="nil"/>
                <w:bottom w:val="nil"/>
                <w:right w:val="nil"/>
                <w:between w:val="nil"/>
              </w:pBdr>
              <w:spacing w:after="80"/>
              <w:jc w:val="both"/>
              <w:rPr>
                <w:color w:val="000000"/>
              </w:rPr>
            </w:pPr>
            <w:r>
              <w:rPr>
                <w:b/>
                <w:bCs/>
                <w:color w:val="111111"/>
              </w:rPr>
              <w:t xml:space="preserve">  jun/Jun 2026: R$ 247.500,00</w:t>
            </w:r>
          </w:p>
        </w:tc>
        <w:tc>
          <w:tcPr>
            <w:tcW w:w="236" w:type="dxa"/>
            <w:tcBorders>
              <w:left w:val="single" w:sz="4" w:space="0" w:color="B8C8E0"/>
              <w:right w:val="single" w:sz="4" w:space="0" w:color="B8C8E0"/>
            </w:tcBorders>
            <w:shd w:val="clear" w:color="auto" w:fill="FFFFFF"/>
          </w:tcPr>
          <w:p w14:paraId="400D6D99" w14:textId="77777777" w:rsidR="008D4F2E" w:rsidRDefault="008D4F2E"/>
        </w:tc>
        <w:tc>
          <w:tcPr>
            <w:tcW w:w="5035" w:type="dxa"/>
            <w:shd w:val="clear" w:color="auto" w:fill="E8EEF8"/>
          </w:tcPr>
          <w:p w14:paraId="5E325B06" w14:textId="77777777" w:rsidR="008D4F2E" w:rsidRDefault="00000000">
            <w:pPr>
              <w:pBdr>
                <w:top w:val="nil"/>
                <w:left w:val="nil"/>
                <w:bottom w:val="nil"/>
                <w:right w:val="nil"/>
                <w:between w:val="nil"/>
              </w:pBdr>
              <w:spacing w:after="80"/>
              <w:jc w:val="both"/>
              <w:rPr>
                <w:color w:val="000000"/>
              </w:rPr>
            </w:pPr>
            <w:r>
              <w:rPr>
                <w:b/>
                <w:bCs/>
                <w:i/>
                <w:iCs/>
                <w:color w:val="111111"/>
              </w:rPr>
              <w:t xml:space="preserve">  Jun 2026: BRL 247,500.00</w:t>
            </w:r>
          </w:p>
        </w:tc>
      </w:tr>
      <w:tr w:rsidR="008D4F2E" w14:paraId="2973B7BA" w14:textId="77777777">
        <w:tc>
          <w:tcPr>
            <w:tcW w:w="5035" w:type="dxa"/>
            <w:shd w:val="clear" w:color="auto" w:fill="FFFFFF"/>
          </w:tcPr>
          <w:p w14:paraId="0558358C" w14:textId="77777777" w:rsidR="008D4F2E" w:rsidRDefault="00000000">
            <w:pPr>
              <w:pBdr>
                <w:top w:val="nil"/>
                <w:left w:val="nil"/>
                <w:bottom w:val="nil"/>
                <w:right w:val="nil"/>
                <w:between w:val="nil"/>
              </w:pBdr>
              <w:spacing w:after="80"/>
              <w:jc w:val="both"/>
              <w:rPr>
                <w:color w:val="000000"/>
              </w:rPr>
            </w:pPr>
            <w:r>
              <w:rPr>
                <w:b/>
                <w:bCs/>
                <w:color w:val="111111"/>
              </w:rPr>
              <w:t xml:space="preserve">  jul/Jul 2026: R$ 247.500,00</w:t>
            </w:r>
          </w:p>
        </w:tc>
        <w:tc>
          <w:tcPr>
            <w:tcW w:w="236" w:type="dxa"/>
            <w:tcBorders>
              <w:left w:val="single" w:sz="4" w:space="0" w:color="B8C8E0"/>
              <w:right w:val="single" w:sz="4" w:space="0" w:color="B8C8E0"/>
            </w:tcBorders>
            <w:shd w:val="clear" w:color="auto" w:fill="FFFFFF"/>
          </w:tcPr>
          <w:p w14:paraId="240AEF1D" w14:textId="77777777" w:rsidR="008D4F2E" w:rsidRDefault="008D4F2E"/>
        </w:tc>
        <w:tc>
          <w:tcPr>
            <w:tcW w:w="5035" w:type="dxa"/>
            <w:shd w:val="clear" w:color="auto" w:fill="E8EEF8"/>
          </w:tcPr>
          <w:p w14:paraId="5283E84D" w14:textId="77777777" w:rsidR="008D4F2E" w:rsidRDefault="00000000">
            <w:pPr>
              <w:pBdr>
                <w:top w:val="nil"/>
                <w:left w:val="nil"/>
                <w:bottom w:val="nil"/>
                <w:right w:val="nil"/>
                <w:between w:val="nil"/>
              </w:pBdr>
              <w:spacing w:after="80"/>
              <w:jc w:val="both"/>
              <w:rPr>
                <w:color w:val="000000"/>
              </w:rPr>
            </w:pPr>
            <w:r>
              <w:rPr>
                <w:b/>
                <w:bCs/>
                <w:i/>
                <w:iCs/>
                <w:color w:val="111111"/>
              </w:rPr>
              <w:t xml:space="preserve">  Jul 2026: BRL 247,500.00</w:t>
            </w:r>
          </w:p>
        </w:tc>
      </w:tr>
      <w:tr w:rsidR="008D4F2E" w14:paraId="01CA072F" w14:textId="77777777">
        <w:tc>
          <w:tcPr>
            <w:tcW w:w="5035" w:type="dxa"/>
            <w:shd w:val="clear" w:color="auto" w:fill="FFFFFF"/>
          </w:tcPr>
          <w:p w14:paraId="575C27AC" w14:textId="77777777" w:rsidR="008D4F2E" w:rsidRDefault="008D4F2E"/>
        </w:tc>
        <w:tc>
          <w:tcPr>
            <w:tcW w:w="236" w:type="dxa"/>
            <w:tcBorders>
              <w:left w:val="single" w:sz="4" w:space="0" w:color="B8C8E0"/>
              <w:right w:val="single" w:sz="4" w:space="0" w:color="B8C8E0"/>
            </w:tcBorders>
            <w:shd w:val="clear" w:color="auto" w:fill="FFFFFF"/>
          </w:tcPr>
          <w:p w14:paraId="056AC7CE"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6C7FE6E6" w14:textId="77777777" w:rsidR="008D4F2E" w:rsidRDefault="008D4F2E">
            <w:pPr>
              <w:pBdr>
                <w:top w:val="nil"/>
                <w:left w:val="nil"/>
                <w:bottom w:val="nil"/>
                <w:right w:val="nil"/>
                <w:between w:val="nil"/>
              </w:pBdr>
              <w:spacing w:after="80"/>
              <w:jc w:val="both"/>
              <w:rPr>
                <w:color w:val="000000"/>
              </w:rPr>
            </w:pPr>
          </w:p>
        </w:tc>
      </w:tr>
      <w:tr w:rsidR="008D4F2E" w14:paraId="2FCF24CC" w14:textId="77777777">
        <w:tc>
          <w:tcPr>
            <w:tcW w:w="5035" w:type="dxa"/>
            <w:shd w:val="clear" w:color="auto" w:fill="FFFFFF"/>
          </w:tcPr>
          <w:p w14:paraId="3E8252D7" w14:textId="77777777" w:rsidR="008D4F2E" w:rsidRDefault="00000000">
            <w:pPr>
              <w:pBdr>
                <w:top w:val="nil"/>
                <w:left w:val="nil"/>
                <w:bottom w:val="nil"/>
                <w:right w:val="nil"/>
                <w:between w:val="nil"/>
              </w:pBdr>
              <w:spacing w:after="80"/>
              <w:jc w:val="both"/>
              <w:rPr>
                <w:color w:val="000000"/>
              </w:rPr>
            </w:pPr>
            <w:r>
              <w:rPr>
                <w:b/>
                <w:bCs/>
                <w:color w:val="111111"/>
              </w:rPr>
              <w:t xml:space="preserve">Verba Produção + Ativação (pass-through, zero margem): </w:t>
            </w:r>
            <w:r>
              <w:rPr>
                <w:color w:val="111111"/>
              </w:rPr>
              <w:t>R$ 1.100.000,00</w:t>
            </w:r>
          </w:p>
        </w:tc>
        <w:tc>
          <w:tcPr>
            <w:tcW w:w="236" w:type="dxa"/>
            <w:tcBorders>
              <w:left w:val="single" w:sz="4" w:space="0" w:color="B8C8E0"/>
              <w:right w:val="single" w:sz="4" w:space="0" w:color="B8C8E0"/>
            </w:tcBorders>
            <w:shd w:val="clear" w:color="auto" w:fill="FFFFFF"/>
          </w:tcPr>
          <w:p w14:paraId="28B0E7DD"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25BBC707" w14:textId="77777777" w:rsidR="008D4F2E" w:rsidRDefault="00000000">
            <w:pPr>
              <w:pBdr>
                <w:top w:val="nil"/>
                <w:left w:val="nil"/>
                <w:bottom w:val="nil"/>
                <w:right w:val="nil"/>
                <w:between w:val="nil"/>
              </w:pBdr>
              <w:spacing w:after="80"/>
              <w:jc w:val="both"/>
              <w:rPr>
                <w:color w:val="000000"/>
              </w:rPr>
            </w:pPr>
            <w:r>
              <w:rPr>
                <w:b/>
                <w:bCs/>
                <w:i/>
                <w:iCs/>
                <w:color w:val="111111"/>
              </w:rPr>
              <w:t xml:space="preserve">Production &amp; Activation Budget (pass-through, zero margin): </w:t>
            </w:r>
            <w:r>
              <w:rPr>
                <w:i/>
                <w:iCs/>
                <w:color w:val="111111"/>
              </w:rPr>
              <w:t>BRL 1,100,000.00</w:t>
            </w:r>
          </w:p>
        </w:tc>
      </w:tr>
      <w:tr w:rsidR="008D4F2E" w14:paraId="390CB7B7" w14:textId="77777777">
        <w:tc>
          <w:tcPr>
            <w:tcW w:w="5035" w:type="dxa"/>
            <w:shd w:val="clear" w:color="auto" w:fill="FFFFFF"/>
          </w:tcPr>
          <w:p w14:paraId="38C36400" w14:textId="77777777" w:rsidR="008D4F2E" w:rsidRDefault="00000000">
            <w:pPr>
              <w:pBdr>
                <w:top w:val="nil"/>
                <w:left w:val="nil"/>
                <w:bottom w:val="nil"/>
                <w:right w:val="nil"/>
                <w:between w:val="nil"/>
              </w:pBdr>
              <w:spacing w:after="80"/>
              <w:jc w:val="both"/>
              <w:rPr>
                <w:color w:val="000000"/>
              </w:rPr>
            </w:pPr>
            <w:r>
              <w:rPr>
                <w:b/>
                <w:bCs/>
                <w:color w:val="111111"/>
              </w:rPr>
              <w:t xml:space="preserve">  Produção Audiovisual / Audiovisual Production: </w:t>
            </w:r>
            <w:r>
              <w:rPr>
                <w:color w:val="111111"/>
              </w:rPr>
              <w:t>R$ 650.000,00</w:t>
            </w:r>
          </w:p>
        </w:tc>
        <w:tc>
          <w:tcPr>
            <w:tcW w:w="236" w:type="dxa"/>
            <w:tcBorders>
              <w:left w:val="single" w:sz="4" w:space="0" w:color="B8C8E0"/>
              <w:right w:val="single" w:sz="4" w:space="0" w:color="B8C8E0"/>
            </w:tcBorders>
            <w:shd w:val="clear" w:color="auto" w:fill="FFFFFF"/>
          </w:tcPr>
          <w:p w14:paraId="3AE02F30"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457F2073" w14:textId="77777777" w:rsidR="008D4F2E" w:rsidRDefault="00000000">
            <w:pPr>
              <w:pBdr>
                <w:top w:val="nil"/>
                <w:left w:val="nil"/>
                <w:bottom w:val="nil"/>
                <w:right w:val="nil"/>
                <w:between w:val="nil"/>
              </w:pBdr>
              <w:spacing w:after="80"/>
              <w:jc w:val="both"/>
              <w:rPr>
                <w:color w:val="000000"/>
              </w:rPr>
            </w:pPr>
            <w:r>
              <w:rPr>
                <w:b/>
                <w:bCs/>
                <w:i/>
                <w:iCs/>
                <w:color w:val="111111"/>
              </w:rPr>
              <w:t xml:space="preserve">  Audiovisual Production: </w:t>
            </w:r>
            <w:r>
              <w:rPr>
                <w:i/>
                <w:iCs/>
                <w:color w:val="111111"/>
              </w:rPr>
              <w:t>BRL 650,000.00</w:t>
            </w:r>
          </w:p>
        </w:tc>
      </w:tr>
      <w:tr w:rsidR="008D4F2E" w14:paraId="5D1EB505" w14:textId="77777777">
        <w:tc>
          <w:tcPr>
            <w:tcW w:w="5035" w:type="dxa"/>
            <w:shd w:val="clear" w:color="auto" w:fill="FFFFFF"/>
          </w:tcPr>
          <w:p w14:paraId="37F0BC73" w14:textId="77777777" w:rsidR="008D4F2E" w:rsidRDefault="00000000">
            <w:pPr>
              <w:pBdr>
                <w:top w:val="nil"/>
                <w:left w:val="nil"/>
                <w:bottom w:val="nil"/>
                <w:right w:val="nil"/>
                <w:between w:val="nil"/>
              </w:pBdr>
              <w:spacing w:after="80"/>
              <w:jc w:val="both"/>
              <w:rPr>
                <w:color w:val="000000"/>
              </w:rPr>
            </w:pPr>
            <w:r>
              <w:rPr>
                <w:b/>
                <w:bCs/>
                <w:color w:val="111111"/>
              </w:rPr>
              <w:t xml:space="preserve">  Reserva Ativações / Activation Reserve: </w:t>
            </w:r>
            <w:r>
              <w:rPr>
                <w:color w:val="111111"/>
              </w:rPr>
              <w:t>R$ 450.000,00</w:t>
            </w:r>
          </w:p>
        </w:tc>
        <w:tc>
          <w:tcPr>
            <w:tcW w:w="236" w:type="dxa"/>
            <w:tcBorders>
              <w:left w:val="single" w:sz="4" w:space="0" w:color="B8C8E0"/>
              <w:right w:val="single" w:sz="4" w:space="0" w:color="B8C8E0"/>
            </w:tcBorders>
            <w:shd w:val="clear" w:color="auto" w:fill="FFFFFF"/>
          </w:tcPr>
          <w:p w14:paraId="297A60DE"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75E13B91" w14:textId="77777777" w:rsidR="008D4F2E" w:rsidRDefault="00000000">
            <w:pPr>
              <w:pBdr>
                <w:top w:val="nil"/>
                <w:left w:val="nil"/>
                <w:bottom w:val="nil"/>
                <w:right w:val="nil"/>
                <w:between w:val="nil"/>
              </w:pBdr>
              <w:spacing w:after="80"/>
              <w:jc w:val="both"/>
              <w:rPr>
                <w:ins w:id="17" w:author="Gala Berizzo" w:date="2026-06-12T11:44:00Z" w16du:dateUtc="2026-06-12T14:44:00Z"/>
                <w:i/>
                <w:iCs/>
                <w:color w:val="111111"/>
              </w:rPr>
            </w:pPr>
            <w:r>
              <w:rPr>
                <w:b/>
                <w:bCs/>
                <w:i/>
                <w:iCs/>
                <w:color w:val="111111"/>
              </w:rPr>
              <w:t xml:space="preserve">  Activation Reserve: </w:t>
            </w:r>
            <w:r>
              <w:rPr>
                <w:i/>
                <w:iCs/>
                <w:color w:val="111111"/>
              </w:rPr>
              <w:t>BRL 450,000.00</w:t>
            </w:r>
          </w:p>
          <w:p w14:paraId="56E2FD5D" w14:textId="77777777" w:rsidR="00ED60DD" w:rsidRDefault="00ED60DD">
            <w:pPr>
              <w:pBdr>
                <w:top w:val="nil"/>
                <w:left w:val="nil"/>
                <w:bottom w:val="nil"/>
                <w:right w:val="nil"/>
                <w:between w:val="nil"/>
              </w:pBdr>
              <w:spacing w:after="80"/>
              <w:jc w:val="both"/>
              <w:rPr>
                <w:color w:val="000000"/>
              </w:rPr>
            </w:pPr>
          </w:p>
        </w:tc>
      </w:tr>
      <w:tr w:rsidR="008D4F2E" w14:paraId="78604F00" w14:textId="77777777">
        <w:tc>
          <w:tcPr>
            <w:tcW w:w="5035" w:type="dxa"/>
            <w:shd w:val="clear" w:color="auto" w:fill="FFFFFF"/>
          </w:tcPr>
          <w:p w14:paraId="7E1371A8" w14:textId="31A86704" w:rsidR="00ED60DD" w:rsidRPr="00ED60DD" w:rsidRDefault="00ED60DD">
            <w:pPr>
              <w:pBdr>
                <w:top w:val="nil"/>
                <w:left w:val="nil"/>
                <w:bottom w:val="nil"/>
                <w:right w:val="nil"/>
                <w:between w:val="nil"/>
              </w:pBdr>
              <w:spacing w:after="40"/>
              <w:jc w:val="both"/>
              <w:rPr>
                <w:color w:val="000000"/>
                <w:lang w:val="es-AR"/>
                <w:rPrChange w:id="18" w:author="Gala Berizzo" w:date="2026-06-12T11:44:00Z" w16du:dateUtc="2026-06-12T14:44:00Z">
                  <w:rPr>
                    <w:color w:val="000000"/>
                  </w:rPr>
                </w:rPrChange>
              </w:rPr>
            </w:pPr>
            <w:ins w:id="19" w:author="Gala Berizzo" w:date="2026-06-12T11:44:00Z">
              <w:r w:rsidRPr="00ED60DD">
                <w:rPr>
                  <w:color w:val="000000"/>
                  <w:lang w:val="es-AR"/>
                  <w:rPrChange w:id="20" w:author="Gala Berizzo" w:date="2026-06-12T11:44:00Z" w16du:dateUtc="2026-06-12T14:44:00Z">
                    <w:rPr>
                      <w:color w:val="000000"/>
                    </w:rPr>
                  </w:rPrChange>
                </w:rPr>
                <w:t>O Prestador de Serviços deverá executar os Serviços de acordo com o plano de projeto anexado ao presente instrumento (o “Plano de Projeto”), o qual constitui parte integrante deste Contrato. Sem limitação, o Prestador de Serviços deverá cumprir o escopo dos serviços, marcos, cronogramas, calendário de entregas, prazos, alocação de recursos e entregáveis previstos no Plano de Projeto. O Prestador de Serviços envidará esforços comercialmente razoáveis para cumprir todas as datas e prazos acordados e deverá notificar prontamente o Cliente sobre qualquer circunstância que possa afetar a entrega tempestiva de qualquer entregável. Qualquer desvio material em relação ao Plano de Projeto, incluindo alterações em entregáveis essenciais, marcos ou prazos, dependerá de aprovação prévia e por escrito do Cliente.</w:t>
              </w:r>
            </w:ins>
          </w:p>
        </w:tc>
        <w:tc>
          <w:tcPr>
            <w:tcW w:w="236" w:type="dxa"/>
            <w:tcBorders>
              <w:left w:val="single" w:sz="4" w:space="0" w:color="B8C8E0"/>
              <w:right w:val="single" w:sz="4" w:space="0" w:color="B8C8E0"/>
            </w:tcBorders>
            <w:shd w:val="clear" w:color="auto" w:fill="FFFFFF"/>
          </w:tcPr>
          <w:p w14:paraId="4AFC2900" w14:textId="77777777" w:rsidR="008D4F2E" w:rsidRPr="00ED60DD" w:rsidRDefault="008D4F2E">
            <w:pPr>
              <w:pBdr>
                <w:top w:val="nil"/>
                <w:left w:val="nil"/>
                <w:bottom w:val="nil"/>
                <w:right w:val="nil"/>
                <w:between w:val="nil"/>
              </w:pBdr>
              <w:spacing w:after="40"/>
              <w:jc w:val="both"/>
              <w:rPr>
                <w:color w:val="000000"/>
                <w:lang w:val="es-AR"/>
                <w:rPrChange w:id="21" w:author="Gala Berizzo" w:date="2026-06-12T11:44:00Z" w16du:dateUtc="2026-06-12T14:44:00Z">
                  <w:rPr>
                    <w:color w:val="000000"/>
                  </w:rPr>
                </w:rPrChange>
              </w:rPr>
            </w:pPr>
          </w:p>
        </w:tc>
        <w:tc>
          <w:tcPr>
            <w:tcW w:w="5035" w:type="dxa"/>
            <w:shd w:val="clear" w:color="auto" w:fill="E8EEF8"/>
          </w:tcPr>
          <w:p w14:paraId="46BDBF4A" w14:textId="5D98F40B" w:rsidR="008D4F2E" w:rsidRDefault="00ED60DD">
            <w:pPr>
              <w:pBdr>
                <w:top w:val="nil"/>
                <w:left w:val="nil"/>
                <w:bottom w:val="nil"/>
                <w:right w:val="nil"/>
                <w:between w:val="nil"/>
              </w:pBdr>
              <w:spacing w:after="40"/>
              <w:jc w:val="both"/>
              <w:rPr>
                <w:color w:val="000000"/>
              </w:rPr>
            </w:pPr>
            <w:ins w:id="22" w:author="Gala Berizzo" w:date="2026-06-12T11:43:00Z" w16du:dateUtc="2026-06-12T14:43:00Z">
              <w:r w:rsidRPr="00ED60DD">
                <w:rPr>
                  <w:color w:val="000000"/>
                </w:rPr>
                <w:t>The Service Provider shall perform the Services in accordance with the project plan attached hereto (the “Project Plan”), which forms an integral part of this Agreement. Without limitation, the Service Provider shall comply with the scope of work, milestones, timelines, delivery schedule, deadlines, resource allocation, and deliverables set forth in the Project Plan. The Service Provider shall use commercially reasonable efforts to meet all agreed dates and deadlines and shall promptly notify the Client of any circumstance that may affect the timely delivery of any deliverable. Any material deviation from the Project Plan, including changes to key deliverables, milestones, or deadlines, shall require the Client’s prior written approval.</w:t>
              </w:r>
            </w:ins>
          </w:p>
        </w:tc>
      </w:tr>
    </w:tbl>
    <w:p w14:paraId="21C39A07" w14:textId="77777777" w:rsidR="008D4F2E" w:rsidRDefault="00000000">
      <w:pPr>
        <w:pBdr>
          <w:top w:val="nil"/>
          <w:left w:val="nil"/>
          <w:bottom w:val="nil"/>
          <w:right w:val="nil"/>
          <w:between w:val="nil"/>
        </w:pBdr>
        <w:rPr>
          <w:color w:val="000000"/>
        </w:rPr>
      </w:pPr>
      <w:r>
        <w:br w:type="page"/>
      </w:r>
    </w:p>
    <w:p w14:paraId="67F8CF17" w14:textId="77777777" w:rsidR="008D4F2E" w:rsidRDefault="00000000">
      <w:pPr>
        <w:pBdr>
          <w:top w:val="nil"/>
          <w:left w:val="nil"/>
          <w:bottom w:val="nil"/>
          <w:right w:val="nil"/>
          <w:between w:val="nil"/>
        </w:pBdr>
        <w:spacing w:after="40"/>
        <w:jc w:val="center"/>
        <w:rPr>
          <w:color w:val="000000"/>
        </w:rPr>
      </w:pPr>
      <w:r>
        <w:rPr>
          <w:color w:val="000000"/>
        </w:rPr>
        <w:lastRenderedPageBreak/>
        <w:t xml:space="preserve">     </w:t>
      </w:r>
    </w:p>
    <w:p w14:paraId="4F2D894F" w14:textId="77777777" w:rsidR="008D4F2E" w:rsidRDefault="008D4F2E">
      <w:pPr>
        <w:pBdr>
          <w:top w:val="nil"/>
          <w:left w:val="nil"/>
          <w:bottom w:val="nil"/>
          <w:right w:val="nil"/>
          <w:between w:val="nil"/>
        </w:pBdr>
        <w:rPr>
          <w:color w:val="000000"/>
        </w:rPr>
      </w:pPr>
    </w:p>
    <w:sdt>
      <w:sdtPr>
        <w:tag w:val="goog_rdk_22"/>
        <w:id w:val="-922522445"/>
      </w:sdtPr>
      <w:sdtContent>
        <w:p w14:paraId="20F98161" w14:textId="77777777" w:rsidR="008D4F2E" w:rsidRDefault="00000000">
          <w:pPr>
            <w:pBdr>
              <w:top w:val="nil"/>
              <w:left w:val="nil"/>
              <w:bottom w:val="nil"/>
              <w:right w:val="nil"/>
              <w:between w:val="nil"/>
            </w:pBdr>
            <w:spacing w:after="40"/>
            <w:jc w:val="center"/>
            <w:rPr>
              <w:del w:id="23" w:author="Clara Falce" w:date="2026-06-11T14:31:00Z"/>
              <w:color w:val="000000"/>
            </w:rPr>
          </w:pPr>
          <w:sdt>
            <w:sdtPr>
              <w:tag w:val="goog_rdk_21"/>
              <w:id w:val="-1847498170"/>
            </w:sdtPr>
            <w:sdtContent>
              <w:del w:id="24" w:author="Clara Falce" w:date="2026-06-11T14:31:00Z">
                <w:r>
                  <w:rPr>
                    <w:b/>
                    <w:bCs/>
                    <w:color w:val="003087"/>
                    <w:sz w:val="28"/>
                    <w:szCs w:val="28"/>
                  </w:rPr>
                  <w:delText>ANEXO II – DO’S AND DONT'S</w:delText>
                </w:r>
              </w:del>
            </w:sdtContent>
          </w:sdt>
        </w:p>
      </w:sdtContent>
    </w:sdt>
    <w:p w14:paraId="1EE52C60" w14:textId="77777777" w:rsidR="008D4F2E" w:rsidRDefault="00000000">
      <w:pPr>
        <w:pBdr>
          <w:top w:val="nil"/>
          <w:left w:val="nil"/>
          <w:bottom w:val="nil"/>
          <w:right w:val="nil"/>
          <w:between w:val="nil"/>
        </w:pBdr>
        <w:spacing w:after="200"/>
        <w:jc w:val="center"/>
        <w:rPr>
          <w:b/>
          <w:bCs/>
          <w:i/>
          <w:iCs/>
          <w:color w:val="555555"/>
          <w:sz w:val="22"/>
          <w:szCs w:val="22"/>
        </w:rPr>
      </w:pPr>
      <w:sdt>
        <w:sdtPr>
          <w:tag w:val="goog_rdk_23"/>
          <w:id w:val="1670168448"/>
        </w:sdtPr>
        <w:sdtContent>
          <w:del w:id="25" w:author="Clara Falce" w:date="2026-06-11T14:31:00Z">
            <w:r>
              <w:rPr>
                <w:b/>
                <w:bCs/>
                <w:i/>
                <w:iCs/>
                <w:color w:val="555555"/>
                <w:sz w:val="22"/>
                <w:szCs w:val="22"/>
              </w:rPr>
              <w:delText>EXHIBIT II – DO’S AND DONT´</w:delText>
            </w:r>
          </w:del>
        </w:sdtContent>
      </w:sdt>
    </w:p>
    <w:p w14:paraId="58E412F3" w14:textId="77777777" w:rsidR="008D4F2E" w:rsidRPr="00ED60DD" w:rsidRDefault="00000000">
      <w:pPr>
        <w:spacing w:before="40" w:after="40"/>
        <w:jc w:val="center"/>
        <w:rPr>
          <w:lang w:val="es-AR"/>
        </w:rPr>
      </w:pPr>
      <w:r w:rsidRPr="00ED60DD">
        <w:rPr>
          <w:rFonts w:ascii="Arial" w:eastAsia="Arial" w:hAnsi="Arial" w:cs="Arial"/>
          <w:b/>
          <w:bCs/>
          <w:color w:val="1F3864"/>
          <w:sz w:val="26"/>
          <w:szCs w:val="26"/>
          <w:lang w:val="es-AR"/>
        </w:rPr>
        <w:t>ANEXO II — GUIA DE PUBLICIDADE E MARKETING DE APOSTAS DE QUOTA FIXA</w:t>
      </w:r>
    </w:p>
    <w:p w14:paraId="40B7D755" w14:textId="77777777" w:rsidR="008D4F2E" w:rsidRDefault="00000000">
      <w:pPr>
        <w:spacing w:before="40" w:after="120"/>
        <w:jc w:val="center"/>
      </w:pPr>
      <w:r>
        <w:rPr>
          <w:rFonts w:ascii="Arial" w:eastAsia="Arial" w:hAnsi="Arial" w:cs="Arial"/>
          <w:b/>
          <w:bCs/>
          <w:i/>
          <w:iCs/>
          <w:color w:val="1F3864"/>
          <w:sz w:val="22"/>
          <w:szCs w:val="22"/>
        </w:rPr>
        <w:t>EXHIBIT II — FIXED-ODDS BETTING ADVERTISING AND MARKETING GUIDE</w:t>
      </w:r>
    </w:p>
    <w:p w14:paraId="67CCB6A9" w14:textId="77777777" w:rsidR="008D4F2E" w:rsidRDefault="00000000">
      <w:pPr>
        <w:spacing w:before="40" w:after="80"/>
        <w:jc w:val="center"/>
      </w:pPr>
      <w:r>
        <w:rPr>
          <w:rFonts w:ascii="Arial" w:eastAsia="Arial" w:hAnsi="Arial" w:cs="Arial"/>
          <w:i/>
          <w:iCs/>
          <w:color w:val="555555"/>
          <w:sz w:val="16"/>
          <w:szCs w:val="16"/>
        </w:rPr>
        <w:t xml:space="preserve">Track Gaming Brasil Ltda. (BetWarrior) — Versão 01, Novembro 2025 / Version 01, November 2025. </w:t>
      </w:r>
      <w:r>
        <w:rPr>
          <w:rFonts w:ascii="Arial" w:eastAsia="Arial" w:hAnsi="Arial" w:cs="Arial"/>
          <w:i/>
          <w:iCs/>
          <w:sz w:val="16"/>
          <w:szCs w:val="16"/>
        </w:rPr>
        <w:t>(versão anexada e vinculante ao Contrato; alterações materiais serão comunicadas com antecedência razoável e não retroagirão a peças já aprovadas / version annexed and binding to the Agreement; material changes to be notified with reasonable notice and not retroactive to already-approved materials)</w:t>
      </w:r>
    </w:p>
    <w:p w14:paraId="338868FB" w14:textId="77777777" w:rsidR="008D4F2E" w:rsidRPr="00ED60DD" w:rsidRDefault="00000000">
      <w:pPr>
        <w:spacing w:before="40"/>
        <w:rPr>
          <w:lang w:val="es-AR"/>
        </w:rPr>
      </w:pPr>
      <w:r w:rsidRPr="00ED60DD">
        <w:rPr>
          <w:rFonts w:ascii="Arial" w:eastAsia="Arial" w:hAnsi="Arial" w:cs="Arial"/>
          <w:b/>
          <w:bCs/>
          <w:color w:val="555555"/>
          <w:sz w:val="16"/>
          <w:szCs w:val="16"/>
          <w:lang w:val="es-AR"/>
        </w:rPr>
        <w:t xml:space="preserve">Convenções / Conventions:  </w:t>
      </w:r>
    </w:p>
    <w:p w14:paraId="13303B21" w14:textId="77777777" w:rsidR="008D4F2E" w:rsidRPr="00ED60DD" w:rsidRDefault="00000000">
      <w:pPr>
        <w:rPr>
          <w:lang w:val="es-AR"/>
        </w:rPr>
      </w:pPr>
      <w:sdt>
        <w:sdtPr>
          <w:tag w:val="goog_rdk_24"/>
          <w:id w:val="647139675"/>
        </w:sdtPr>
        <w:sdtContent>
          <w:r w:rsidRPr="00ED60DD">
            <w:rPr>
              <w:rFonts w:ascii="Arial Unicode MS" w:eastAsia="Arial Unicode MS" w:hAnsi="Arial Unicode MS" w:cs="Arial Unicode MS"/>
              <w:color w:val="555555"/>
              <w:sz w:val="16"/>
              <w:szCs w:val="16"/>
              <w:lang w:val="es-AR"/>
            </w:rPr>
            <w:t>•  Tradução não-oficial de cortesia (PT → EN). — Courtesy unofficial translation.</w:t>
          </w:r>
        </w:sdtContent>
      </w:sdt>
    </w:p>
    <w:p w14:paraId="3C592194" w14:textId="77777777" w:rsidR="008D4F2E" w:rsidRPr="00ED60DD" w:rsidRDefault="00000000">
      <w:pPr>
        <w:rPr>
          <w:lang w:val="es-AR"/>
        </w:rPr>
      </w:pPr>
      <w:r w:rsidRPr="00ED60DD">
        <w:rPr>
          <w:rFonts w:ascii="Arial" w:eastAsia="Arial" w:hAnsi="Arial" w:cs="Arial"/>
          <w:color w:val="555555"/>
          <w:sz w:val="16"/>
          <w:szCs w:val="16"/>
          <w:lang w:val="es-AR"/>
        </w:rPr>
        <w:t>•  Texto sublinhado/colorido = sugestão de edição da AMPFY (alteração controlada). — Tracked change = AMPFY proposed edit.</w:t>
      </w:r>
    </w:p>
    <w:p w14:paraId="4269F445" w14:textId="77777777" w:rsidR="008D4F2E" w:rsidRDefault="00000000">
      <w:r>
        <w:rPr>
          <w:rFonts w:ascii="Arial" w:eastAsia="Arial" w:hAnsi="Arial" w:cs="Arial"/>
          <w:color w:val="555555"/>
          <w:sz w:val="16"/>
          <w:szCs w:val="16"/>
        </w:rPr>
        <w:t>•  Balões de comentário (autoria AMPFY) = observação jurídica + conexão com o redline do Contrato. — Comment balloons (AMPFY) = legal note + link to the Agreement redline.</w:t>
      </w:r>
    </w:p>
    <w:p w14:paraId="75CCDC2C" w14:textId="77777777" w:rsidR="008D4F2E" w:rsidRDefault="008D4F2E"/>
    <w:tbl>
      <w:tblPr>
        <w:tblStyle w:val="a2"/>
        <w:tblW w:w="9350" w:type="dxa"/>
        <w:jc w:val="center"/>
        <w:tblInd w:w="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00" w:firstRow="0" w:lastRow="0" w:firstColumn="0" w:lastColumn="0" w:noHBand="0" w:noVBand="1"/>
      </w:tblPr>
      <w:tblGrid>
        <w:gridCol w:w="4675"/>
        <w:gridCol w:w="4675"/>
      </w:tblGrid>
      <w:tr w:rsidR="008D4F2E" w14:paraId="44A7E7AC" w14:textId="77777777">
        <w:trPr>
          <w:jc w:val="center"/>
        </w:trPr>
        <w:tc>
          <w:tcPr>
            <w:tcW w:w="4675" w:type="dxa"/>
            <w:shd w:val="clear" w:color="auto" w:fill="1F3864"/>
          </w:tcPr>
          <w:p w14:paraId="4F276D68" w14:textId="77777777" w:rsidR="008D4F2E" w:rsidRDefault="00000000">
            <w:pPr>
              <w:spacing w:before="40" w:after="40"/>
              <w:jc w:val="center"/>
            </w:pPr>
            <w:r>
              <w:rPr>
                <w:rFonts w:ascii="Arial" w:eastAsia="Arial" w:hAnsi="Arial" w:cs="Arial"/>
                <w:b/>
                <w:bCs/>
                <w:color w:val="FFFFFF"/>
                <w:sz w:val="20"/>
                <w:szCs w:val="20"/>
              </w:rPr>
              <w:t>PORTUGUÊS</w:t>
            </w:r>
          </w:p>
        </w:tc>
        <w:tc>
          <w:tcPr>
            <w:tcW w:w="4675" w:type="dxa"/>
            <w:shd w:val="clear" w:color="auto" w:fill="1F3864"/>
          </w:tcPr>
          <w:p w14:paraId="369D1E80" w14:textId="77777777" w:rsidR="008D4F2E" w:rsidRDefault="00000000">
            <w:pPr>
              <w:spacing w:before="40" w:after="40"/>
              <w:jc w:val="center"/>
            </w:pPr>
            <w:r>
              <w:rPr>
                <w:rFonts w:ascii="Arial" w:eastAsia="Arial" w:hAnsi="Arial" w:cs="Arial"/>
                <w:b/>
                <w:bCs/>
                <w:color w:val="FFFFFF"/>
                <w:sz w:val="20"/>
                <w:szCs w:val="20"/>
              </w:rPr>
              <w:t>ENGLISH)</w:t>
            </w:r>
          </w:p>
        </w:tc>
      </w:tr>
      <w:tr w:rsidR="008D4F2E" w14:paraId="0EC804E3" w14:textId="77777777">
        <w:trPr>
          <w:jc w:val="center"/>
        </w:trPr>
        <w:tc>
          <w:tcPr>
            <w:tcW w:w="4675" w:type="dxa"/>
          </w:tcPr>
          <w:p w14:paraId="786F7CC9" w14:textId="77777777" w:rsidR="008D4F2E" w:rsidRPr="00ED60DD" w:rsidRDefault="00000000">
            <w:pPr>
              <w:spacing w:before="40" w:after="40"/>
              <w:jc w:val="both"/>
              <w:rPr>
                <w:rFonts w:ascii="Arial" w:eastAsia="Arial" w:hAnsi="Arial" w:cs="Arial"/>
                <w:i/>
                <w:iCs/>
                <w:sz w:val="18"/>
                <w:szCs w:val="18"/>
                <w:lang w:val="es-AR"/>
              </w:rPr>
            </w:pPr>
            <w:r w:rsidRPr="00ED60DD">
              <w:rPr>
                <w:rFonts w:ascii="Arial" w:eastAsia="Arial" w:hAnsi="Arial" w:cs="Arial"/>
                <w:i/>
                <w:iCs/>
                <w:sz w:val="18"/>
                <w:szCs w:val="18"/>
                <w:lang w:val="es-AR"/>
              </w:rPr>
              <w:t>Este é um documento original de propriedade da Track Gaming Brasil Ltda., aplicável a todas as suas marcas. Sua distribuição, reprodução, divulgação ou utilização — total ou parcial — é estritamente proibida sem autorização prévia e por escrito. Todos os direitos de propriedade intelectual devem ser integralmente respeitados. Qualquer compartilhamento ou divulgação não autorizados podem configurar violação de direitos autorais, segredos comerciais e demais proteções legais aplicáveis.</w:t>
            </w:r>
          </w:p>
        </w:tc>
        <w:tc>
          <w:tcPr>
            <w:tcW w:w="4675" w:type="dxa"/>
          </w:tcPr>
          <w:p w14:paraId="681319E9" w14:textId="77777777" w:rsidR="008D4F2E" w:rsidRDefault="00000000">
            <w:pPr>
              <w:spacing w:before="40" w:after="40"/>
              <w:rPr>
                <w:rFonts w:ascii="Arial" w:eastAsia="Arial" w:hAnsi="Arial" w:cs="Arial"/>
                <w:sz w:val="18"/>
                <w:szCs w:val="18"/>
              </w:rPr>
            </w:pPr>
            <w:r>
              <w:rPr>
                <w:rFonts w:ascii="Arial" w:eastAsia="Arial" w:hAnsi="Arial" w:cs="Arial"/>
                <w:sz w:val="18"/>
                <w:szCs w:val="18"/>
              </w:rPr>
              <w:t>This is an original document owned by Track Gaming Brasil Ltda., applicable to all of its brands. Its distribution, reproduction, disclosure, or use — in whole or in part — is strictly prohibited without prior written authorization. All intellectual property rights must be fully respected. Any unauthorized sharing or disclosure may constitute a violation of copyrights, trade secrets, and other applicable legal protections.</w:t>
            </w:r>
          </w:p>
          <w:p w14:paraId="3FD5F941" w14:textId="77777777" w:rsidR="008D4F2E" w:rsidRDefault="008D4F2E">
            <w:pPr>
              <w:spacing w:before="40" w:after="40"/>
              <w:rPr>
                <w:rFonts w:ascii="Arial" w:eastAsia="Arial" w:hAnsi="Arial" w:cs="Arial"/>
                <w:sz w:val="18"/>
                <w:szCs w:val="18"/>
              </w:rPr>
            </w:pPr>
          </w:p>
        </w:tc>
      </w:tr>
      <w:tr w:rsidR="008D4F2E" w14:paraId="50507563" w14:textId="77777777">
        <w:trPr>
          <w:jc w:val="center"/>
        </w:trPr>
        <w:tc>
          <w:tcPr>
            <w:tcW w:w="4675" w:type="dxa"/>
          </w:tcPr>
          <w:p w14:paraId="2A703CE0"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i/>
                <w:iCs/>
                <w:sz w:val="18"/>
                <w:szCs w:val="18"/>
                <w:lang w:val="es-AR"/>
              </w:rPr>
              <w:t>Aplicável a Operadores, Afiliados, Parceiros de Marketing e Influenciadores.</w:t>
            </w:r>
          </w:p>
        </w:tc>
        <w:tc>
          <w:tcPr>
            <w:tcW w:w="4675" w:type="dxa"/>
          </w:tcPr>
          <w:p w14:paraId="2EDC30FF" w14:textId="77777777" w:rsidR="008D4F2E" w:rsidRDefault="00000000">
            <w:pPr>
              <w:spacing w:before="40" w:after="40"/>
              <w:jc w:val="both"/>
              <w:rPr>
                <w:rFonts w:ascii="Arial" w:eastAsia="Arial" w:hAnsi="Arial" w:cs="Arial"/>
                <w:sz w:val="18"/>
                <w:szCs w:val="18"/>
              </w:rPr>
            </w:pPr>
            <w:r>
              <w:rPr>
                <w:rFonts w:ascii="Arial" w:eastAsia="Arial" w:hAnsi="Arial" w:cs="Arial"/>
                <w:i/>
                <w:iCs/>
                <w:sz w:val="18"/>
                <w:szCs w:val="18"/>
              </w:rPr>
              <w:t>Applicable to Operators, Affiliates, Marketing Partners and Influencers.</w:t>
            </w:r>
          </w:p>
        </w:tc>
      </w:tr>
      <w:tr w:rsidR="008D4F2E" w14:paraId="008EAFFA" w14:textId="77777777">
        <w:trPr>
          <w:jc w:val="center"/>
        </w:trPr>
        <w:tc>
          <w:tcPr>
            <w:tcW w:w="4675" w:type="dxa"/>
          </w:tcPr>
          <w:p w14:paraId="39B42D22"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1. Introdução</w:t>
            </w:r>
          </w:p>
        </w:tc>
        <w:tc>
          <w:tcPr>
            <w:tcW w:w="4675" w:type="dxa"/>
          </w:tcPr>
          <w:p w14:paraId="503446D8"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1. Introduction</w:t>
            </w:r>
          </w:p>
        </w:tc>
      </w:tr>
      <w:tr w:rsidR="008D4F2E" w14:paraId="3B75A8D7" w14:textId="77777777">
        <w:trPr>
          <w:jc w:val="center"/>
        </w:trPr>
        <w:tc>
          <w:tcPr>
            <w:tcW w:w="4675" w:type="dxa"/>
          </w:tcPr>
          <w:p w14:paraId="7D01C5AF"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Este Guia estabelece diretrizes obrigatórias para comunicação, publicidade, propaganda e marketing de apostas de quota fixa no Brasil, aplicável a:</w:t>
            </w:r>
          </w:p>
        </w:tc>
        <w:tc>
          <w:tcPr>
            <w:tcW w:w="4675" w:type="dxa"/>
          </w:tcPr>
          <w:p w14:paraId="4809CFCC"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This Guide sets out mandatory guidelines for communication, advertising, promotion and marketing of fixed-odds betting in Brazil, applicable to:</w:t>
            </w:r>
          </w:p>
        </w:tc>
      </w:tr>
      <w:tr w:rsidR="008D4F2E" w14:paraId="7D49891C" w14:textId="77777777">
        <w:trPr>
          <w:jc w:val="center"/>
        </w:trPr>
        <w:tc>
          <w:tcPr>
            <w:tcW w:w="4675" w:type="dxa"/>
          </w:tcPr>
          <w:p w14:paraId="2BDB10E1" w14:textId="77777777" w:rsidR="008D4F2E" w:rsidRDefault="00000000">
            <w:pPr>
              <w:jc w:val="both"/>
              <w:rPr>
                <w:rFonts w:ascii="Arial" w:eastAsia="Arial" w:hAnsi="Arial" w:cs="Arial"/>
                <w:sz w:val="18"/>
                <w:szCs w:val="18"/>
              </w:rPr>
            </w:pPr>
            <w:r>
              <w:rPr>
                <w:rFonts w:ascii="Arial" w:eastAsia="Arial" w:hAnsi="Arial" w:cs="Arial"/>
                <w:sz w:val="18"/>
                <w:szCs w:val="18"/>
              </w:rPr>
              <w:t>•  Parceiros de publicidade;</w:t>
            </w:r>
          </w:p>
        </w:tc>
        <w:tc>
          <w:tcPr>
            <w:tcW w:w="4675" w:type="dxa"/>
          </w:tcPr>
          <w:p w14:paraId="0E235A3D" w14:textId="77777777" w:rsidR="008D4F2E" w:rsidRDefault="00000000">
            <w:pPr>
              <w:jc w:val="both"/>
              <w:rPr>
                <w:rFonts w:ascii="Arial" w:eastAsia="Arial" w:hAnsi="Arial" w:cs="Arial"/>
                <w:sz w:val="18"/>
                <w:szCs w:val="18"/>
              </w:rPr>
            </w:pPr>
            <w:r>
              <w:rPr>
                <w:rFonts w:ascii="Arial" w:eastAsia="Arial" w:hAnsi="Arial" w:cs="Arial"/>
                <w:sz w:val="18"/>
                <w:szCs w:val="18"/>
              </w:rPr>
              <w:t>•  Advertising partners;</w:t>
            </w:r>
          </w:p>
        </w:tc>
      </w:tr>
      <w:tr w:rsidR="008D4F2E" w14:paraId="3A69F23C" w14:textId="77777777">
        <w:trPr>
          <w:jc w:val="center"/>
        </w:trPr>
        <w:tc>
          <w:tcPr>
            <w:tcW w:w="4675" w:type="dxa"/>
          </w:tcPr>
          <w:p w14:paraId="091DE4CC"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Equipes de comunicação e marketing;</w:t>
            </w:r>
          </w:p>
        </w:tc>
        <w:tc>
          <w:tcPr>
            <w:tcW w:w="4675" w:type="dxa"/>
          </w:tcPr>
          <w:p w14:paraId="5ADF0FB1" w14:textId="77777777" w:rsidR="008D4F2E" w:rsidRDefault="00000000">
            <w:pPr>
              <w:jc w:val="both"/>
              <w:rPr>
                <w:rFonts w:ascii="Arial" w:eastAsia="Arial" w:hAnsi="Arial" w:cs="Arial"/>
                <w:sz w:val="18"/>
                <w:szCs w:val="18"/>
              </w:rPr>
            </w:pPr>
            <w:r>
              <w:rPr>
                <w:rFonts w:ascii="Arial" w:eastAsia="Arial" w:hAnsi="Arial" w:cs="Arial"/>
                <w:sz w:val="18"/>
                <w:szCs w:val="18"/>
              </w:rPr>
              <w:t>•  Communication and marketing teams;</w:t>
            </w:r>
          </w:p>
        </w:tc>
      </w:tr>
      <w:tr w:rsidR="008D4F2E" w14:paraId="36947F74" w14:textId="77777777">
        <w:trPr>
          <w:jc w:val="center"/>
        </w:trPr>
        <w:tc>
          <w:tcPr>
            <w:tcW w:w="4675" w:type="dxa"/>
          </w:tcPr>
          <w:p w14:paraId="0D7EC815" w14:textId="77777777" w:rsidR="008D4F2E" w:rsidRDefault="00000000">
            <w:pPr>
              <w:jc w:val="both"/>
              <w:rPr>
                <w:rFonts w:ascii="Arial" w:eastAsia="Arial" w:hAnsi="Arial" w:cs="Arial"/>
                <w:sz w:val="18"/>
                <w:szCs w:val="18"/>
              </w:rPr>
            </w:pPr>
            <w:r>
              <w:rPr>
                <w:rFonts w:ascii="Arial" w:eastAsia="Arial" w:hAnsi="Arial" w:cs="Arial"/>
                <w:sz w:val="18"/>
                <w:szCs w:val="18"/>
              </w:rPr>
              <w:t>•  Agências;</w:t>
            </w:r>
          </w:p>
        </w:tc>
        <w:tc>
          <w:tcPr>
            <w:tcW w:w="4675" w:type="dxa"/>
          </w:tcPr>
          <w:p w14:paraId="53CE90C4" w14:textId="77777777" w:rsidR="008D4F2E" w:rsidRDefault="00000000">
            <w:pPr>
              <w:jc w:val="both"/>
              <w:rPr>
                <w:rFonts w:ascii="Arial" w:eastAsia="Arial" w:hAnsi="Arial" w:cs="Arial"/>
                <w:sz w:val="18"/>
                <w:szCs w:val="18"/>
              </w:rPr>
            </w:pPr>
            <w:r>
              <w:rPr>
                <w:rFonts w:ascii="Arial" w:eastAsia="Arial" w:hAnsi="Arial" w:cs="Arial"/>
                <w:sz w:val="18"/>
                <w:szCs w:val="18"/>
              </w:rPr>
              <w:t>•  Agencies;</w:t>
            </w:r>
          </w:p>
        </w:tc>
      </w:tr>
      <w:tr w:rsidR="008D4F2E" w14:paraId="440D66F0" w14:textId="77777777">
        <w:trPr>
          <w:jc w:val="center"/>
        </w:trPr>
        <w:tc>
          <w:tcPr>
            <w:tcW w:w="4675" w:type="dxa"/>
          </w:tcPr>
          <w:p w14:paraId="79EA4D38" w14:textId="77777777" w:rsidR="008D4F2E" w:rsidRDefault="00000000">
            <w:pPr>
              <w:jc w:val="both"/>
              <w:rPr>
                <w:rFonts w:ascii="Arial" w:eastAsia="Arial" w:hAnsi="Arial" w:cs="Arial"/>
                <w:sz w:val="18"/>
                <w:szCs w:val="18"/>
              </w:rPr>
            </w:pPr>
            <w:r>
              <w:rPr>
                <w:rFonts w:ascii="Arial" w:eastAsia="Arial" w:hAnsi="Arial" w:cs="Arial"/>
                <w:sz w:val="18"/>
                <w:szCs w:val="18"/>
              </w:rPr>
              <w:t>•  Afiliados;</w:t>
            </w:r>
          </w:p>
        </w:tc>
        <w:tc>
          <w:tcPr>
            <w:tcW w:w="4675" w:type="dxa"/>
          </w:tcPr>
          <w:p w14:paraId="2CA15382" w14:textId="77777777" w:rsidR="008D4F2E" w:rsidRDefault="00000000">
            <w:pPr>
              <w:jc w:val="both"/>
              <w:rPr>
                <w:rFonts w:ascii="Arial" w:eastAsia="Arial" w:hAnsi="Arial" w:cs="Arial"/>
                <w:sz w:val="18"/>
                <w:szCs w:val="18"/>
              </w:rPr>
            </w:pPr>
            <w:r>
              <w:rPr>
                <w:rFonts w:ascii="Arial" w:eastAsia="Arial" w:hAnsi="Arial" w:cs="Arial"/>
                <w:sz w:val="18"/>
                <w:szCs w:val="18"/>
              </w:rPr>
              <w:t>•  Affiliates;</w:t>
            </w:r>
          </w:p>
        </w:tc>
      </w:tr>
      <w:tr w:rsidR="008D4F2E" w14:paraId="1F5096C1" w14:textId="77777777">
        <w:trPr>
          <w:jc w:val="center"/>
        </w:trPr>
        <w:tc>
          <w:tcPr>
            <w:tcW w:w="4675" w:type="dxa"/>
          </w:tcPr>
          <w:p w14:paraId="5132CE51"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Influenciadores e “embaixadores” da marca;</w:t>
            </w:r>
          </w:p>
        </w:tc>
        <w:tc>
          <w:tcPr>
            <w:tcW w:w="4675" w:type="dxa"/>
          </w:tcPr>
          <w:p w14:paraId="2521DE0E" w14:textId="77777777" w:rsidR="008D4F2E" w:rsidRDefault="00000000">
            <w:pPr>
              <w:jc w:val="both"/>
              <w:rPr>
                <w:rFonts w:ascii="Arial" w:eastAsia="Arial" w:hAnsi="Arial" w:cs="Arial"/>
                <w:sz w:val="18"/>
                <w:szCs w:val="18"/>
              </w:rPr>
            </w:pPr>
            <w:r>
              <w:rPr>
                <w:rFonts w:ascii="Arial" w:eastAsia="Arial" w:hAnsi="Arial" w:cs="Arial"/>
                <w:sz w:val="18"/>
                <w:szCs w:val="18"/>
              </w:rPr>
              <w:t>•  Influencers and brand “ambassadors”;</w:t>
            </w:r>
          </w:p>
        </w:tc>
      </w:tr>
      <w:tr w:rsidR="008D4F2E" w14:paraId="31EB4A5A" w14:textId="77777777">
        <w:trPr>
          <w:jc w:val="center"/>
        </w:trPr>
        <w:tc>
          <w:tcPr>
            <w:tcW w:w="4675" w:type="dxa"/>
          </w:tcPr>
          <w:p w14:paraId="71B43184" w14:textId="77777777" w:rsidR="008D4F2E" w:rsidRDefault="00000000">
            <w:pPr>
              <w:jc w:val="both"/>
              <w:rPr>
                <w:rFonts w:ascii="Arial" w:eastAsia="Arial" w:hAnsi="Arial" w:cs="Arial"/>
                <w:sz w:val="18"/>
                <w:szCs w:val="18"/>
              </w:rPr>
            </w:pPr>
            <w:r>
              <w:rPr>
                <w:rFonts w:ascii="Arial" w:eastAsia="Arial" w:hAnsi="Arial" w:cs="Arial"/>
                <w:sz w:val="18"/>
                <w:szCs w:val="18"/>
              </w:rPr>
              <w:t>•  Criadores de conteúdo.</w:t>
            </w:r>
          </w:p>
        </w:tc>
        <w:tc>
          <w:tcPr>
            <w:tcW w:w="4675" w:type="dxa"/>
          </w:tcPr>
          <w:p w14:paraId="28DC9921" w14:textId="77777777" w:rsidR="008D4F2E" w:rsidRDefault="00000000">
            <w:pPr>
              <w:jc w:val="both"/>
              <w:rPr>
                <w:rFonts w:ascii="Arial" w:eastAsia="Arial" w:hAnsi="Arial" w:cs="Arial"/>
                <w:sz w:val="18"/>
                <w:szCs w:val="18"/>
              </w:rPr>
            </w:pPr>
            <w:r>
              <w:rPr>
                <w:rFonts w:ascii="Arial" w:eastAsia="Arial" w:hAnsi="Arial" w:cs="Arial"/>
                <w:sz w:val="18"/>
                <w:szCs w:val="18"/>
              </w:rPr>
              <w:t>•  Content creators.</w:t>
            </w:r>
          </w:p>
        </w:tc>
      </w:tr>
      <w:tr w:rsidR="008D4F2E" w14:paraId="14B9C2EA" w14:textId="77777777">
        <w:trPr>
          <w:jc w:val="center"/>
        </w:trPr>
        <w:tc>
          <w:tcPr>
            <w:tcW w:w="4675" w:type="dxa"/>
          </w:tcPr>
          <w:p w14:paraId="2A901D7D"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As apostas de quota fixa são autorizadas pela Secretaria de Prêmios e Apostas do Ministério da Fazenda (SPA/MF) e devem cumprir integralmente a legislação aplicável, a Portaria SPA/MF nº 1.231/2024 e as regras do CONAR, especialmente o Anexo V.</w:t>
            </w:r>
          </w:p>
        </w:tc>
        <w:tc>
          <w:tcPr>
            <w:tcW w:w="4675" w:type="dxa"/>
          </w:tcPr>
          <w:p w14:paraId="75C80020"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Fixed-odds betting is authorized by the Secretariat of Prizes and Betting of the Ministry of Finance (SPA/MF) and must fully comply with applicable law, SPA/MF Ordinance No. 1,231/2024 and CONAR rules, in particular Annex V.</w:t>
            </w:r>
          </w:p>
        </w:tc>
      </w:tr>
      <w:tr w:rsidR="008D4F2E" w14:paraId="4C4E8E9C" w14:textId="77777777">
        <w:trPr>
          <w:jc w:val="center"/>
        </w:trPr>
        <w:tc>
          <w:tcPr>
            <w:tcW w:w="4675" w:type="dxa"/>
          </w:tcPr>
          <w:p w14:paraId="35774514" w14:textId="77777777" w:rsidR="008D4F2E" w:rsidRPr="00ED60DD" w:rsidRDefault="00000000">
            <w:pPr>
              <w:spacing w:before="80" w:after="20"/>
              <w:jc w:val="both"/>
              <w:rPr>
                <w:rFonts w:ascii="Arial" w:eastAsia="Arial" w:hAnsi="Arial" w:cs="Arial"/>
                <w:sz w:val="18"/>
                <w:szCs w:val="18"/>
                <w:lang w:val="es-AR"/>
              </w:rPr>
            </w:pPr>
            <w:r w:rsidRPr="00ED60DD">
              <w:rPr>
                <w:rFonts w:ascii="Arial" w:eastAsia="Arial" w:hAnsi="Arial" w:cs="Arial"/>
                <w:b/>
                <w:bCs/>
                <w:color w:val="2E5496"/>
                <w:sz w:val="18"/>
                <w:szCs w:val="18"/>
                <w:lang w:val="es-AR"/>
              </w:rPr>
              <w:t>Este Guia deve ser aplicado em conjunto com:</w:t>
            </w:r>
          </w:p>
        </w:tc>
        <w:tc>
          <w:tcPr>
            <w:tcW w:w="4675" w:type="dxa"/>
          </w:tcPr>
          <w:p w14:paraId="3BA1E157"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This Guide must be applied together with:</w:t>
            </w:r>
          </w:p>
        </w:tc>
      </w:tr>
      <w:tr w:rsidR="008D4F2E" w14:paraId="4612DDA5" w14:textId="77777777">
        <w:trPr>
          <w:jc w:val="center"/>
        </w:trPr>
        <w:tc>
          <w:tcPr>
            <w:tcW w:w="4675" w:type="dxa"/>
          </w:tcPr>
          <w:p w14:paraId="7CC1E5DD"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Código Brasileiro de Autorregulamentação Publicitária (CONAR);</w:t>
            </w:r>
          </w:p>
        </w:tc>
        <w:tc>
          <w:tcPr>
            <w:tcW w:w="4675" w:type="dxa"/>
          </w:tcPr>
          <w:p w14:paraId="359C3E68" w14:textId="77777777" w:rsidR="008D4F2E" w:rsidRDefault="00000000">
            <w:pPr>
              <w:jc w:val="both"/>
              <w:rPr>
                <w:rFonts w:ascii="Arial" w:eastAsia="Arial" w:hAnsi="Arial" w:cs="Arial"/>
                <w:sz w:val="18"/>
                <w:szCs w:val="18"/>
              </w:rPr>
            </w:pPr>
            <w:r>
              <w:rPr>
                <w:rFonts w:ascii="Arial" w:eastAsia="Arial" w:hAnsi="Arial" w:cs="Arial"/>
                <w:sz w:val="18"/>
                <w:szCs w:val="18"/>
              </w:rPr>
              <w:t>•  Brazilian Code of Advertising Self-Regulation (CONAR);</w:t>
            </w:r>
          </w:p>
        </w:tc>
      </w:tr>
      <w:tr w:rsidR="008D4F2E" w14:paraId="4B18FED2" w14:textId="77777777">
        <w:trPr>
          <w:jc w:val="center"/>
        </w:trPr>
        <w:tc>
          <w:tcPr>
            <w:tcW w:w="4675" w:type="dxa"/>
          </w:tcPr>
          <w:p w14:paraId="5CCDCFD1"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Guia de Publicidade para Influenciadores Digitais;</w:t>
            </w:r>
          </w:p>
        </w:tc>
        <w:tc>
          <w:tcPr>
            <w:tcW w:w="4675" w:type="dxa"/>
          </w:tcPr>
          <w:p w14:paraId="5EAA6CB3" w14:textId="77777777" w:rsidR="008D4F2E" w:rsidRDefault="00000000">
            <w:pPr>
              <w:jc w:val="both"/>
              <w:rPr>
                <w:rFonts w:ascii="Arial" w:eastAsia="Arial" w:hAnsi="Arial" w:cs="Arial"/>
                <w:sz w:val="18"/>
                <w:szCs w:val="18"/>
              </w:rPr>
            </w:pPr>
            <w:r>
              <w:rPr>
                <w:rFonts w:ascii="Arial" w:eastAsia="Arial" w:hAnsi="Arial" w:cs="Arial"/>
                <w:sz w:val="18"/>
                <w:szCs w:val="18"/>
              </w:rPr>
              <w:t>•  Advertising Guide for Digital Influencers;</w:t>
            </w:r>
          </w:p>
        </w:tc>
      </w:tr>
      <w:tr w:rsidR="008D4F2E" w14:paraId="60E90358" w14:textId="77777777">
        <w:trPr>
          <w:jc w:val="center"/>
        </w:trPr>
        <w:tc>
          <w:tcPr>
            <w:tcW w:w="4675" w:type="dxa"/>
          </w:tcPr>
          <w:p w14:paraId="18F4986E" w14:textId="77777777" w:rsidR="008D4F2E" w:rsidRDefault="00000000">
            <w:pPr>
              <w:jc w:val="both"/>
              <w:rPr>
                <w:rFonts w:ascii="Arial" w:eastAsia="Arial" w:hAnsi="Arial" w:cs="Arial"/>
                <w:sz w:val="18"/>
                <w:szCs w:val="18"/>
              </w:rPr>
            </w:pPr>
            <w:r>
              <w:rPr>
                <w:rFonts w:ascii="Arial" w:eastAsia="Arial" w:hAnsi="Arial" w:cs="Arial"/>
                <w:sz w:val="18"/>
                <w:szCs w:val="18"/>
              </w:rPr>
              <w:t>•  Portaria SPA/MF nº 1.231/2024;</w:t>
            </w:r>
          </w:p>
        </w:tc>
        <w:tc>
          <w:tcPr>
            <w:tcW w:w="4675" w:type="dxa"/>
          </w:tcPr>
          <w:p w14:paraId="7A887B24" w14:textId="77777777" w:rsidR="008D4F2E" w:rsidRDefault="00000000">
            <w:pPr>
              <w:jc w:val="both"/>
              <w:rPr>
                <w:rFonts w:ascii="Arial" w:eastAsia="Arial" w:hAnsi="Arial" w:cs="Arial"/>
                <w:sz w:val="18"/>
                <w:szCs w:val="18"/>
              </w:rPr>
            </w:pPr>
            <w:r>
              <w:rPr>
                <w:rFonts w:ascii="Arial" w:eastAsia="Arial" w:hAnsi="Arial" w:cs="Arial"/>
                <w:sz w:val="18"/>
                <w:szCs w:val="18"/>
              </w:rPr>
              <w:t>•  SPA/MF Ordinance No. 1,231/2024;</w:t>
            </w:r>
          </w:p>
        </w:tc>
      </w:tr>
      <w:tr w:rsidR="008D4F2E" w14:paraId="6ED27D12" w14:textId="77777777">
        <w:trPr>
          <w:jc w:val="center"/>
        </w:trPr>
        <w:tc>
          <w:tcPr>
            <w:tcW w:w="4675" w:type="dxa"/>
          </w:tcPr>
          <w:p w14:paraId="66323D21" w14:textId="77777777" w:rsidR="008D4F2E" w:rsidRDefault="00000000">
            <w:pPr>
              <w:jc w:val="both"/>
              <w:rPr>
                <w:rFonts w:ascii="Arial" w:eastAsia="Arial" w:hAnsi="Arial" w:cs="Arial"/>
                <w:sz w:val="18"/>
                <w:szCs w:val="18"/>
              </w:rPr>
            </w:pPr>
            <w:r>
              <w:rPr>
                <w:rFonts w:ascii="Arial" w:eastAsia="Arial" w:hAnsi="Arial" w:cs="Arial"/>
                <w:sz w:val="18"/>
                <w:szCs w:val="18"/>
              </w:rPr>
              <w:t>•  Nota Técnica SEI nº 229/2025;</w:t>
            </w:r>
          </w:p>
        </w:tc>
        <w:tc>
          <w:tcPr>
            <w:tcW w:w="4675" w:type="dxa"/>
          </w:tcPr>
          <w:p w14:paraId="306005FD" w14:textId="77777777" w:rsidR="008D4F2E" w:rsidRDefault="00000000">
            <w:pPr>
              <w:jc w:val="both"/>
              <w:rPr>
                <w:rFonts w:ascii="Arial" w:eastAsia="Arial" w:hAnsi="Arial" w:cs="Arial"/>
                <w:sz w:val="18"/>
                <w:szCs w:val="18"/>
              </w:rPr>
            </w:pPr>
            <w:r>
              <w:rPr>
                <w:rFonts w:ascii="Arial" w:eastAsia="Arial" w:hAnsi="Arial" w:cs="Arial"/>
                <w:sz w:val="18"/>
                <w:szCs w:val="18"/>
              </w:rPr>
              <w:t>•  Technical Note SEI No. 229/2025;</w:t>
            </w:r>
          </w:p>
        </w:tc>
      </w:tr>
      <w:tr w:rsidR="008D4F2E" w14:paraId="0C92E305" w14:textId="77777777">
        <w:trPr>
          <w:jc w:val="center"/>
        </w:trPr>
        <w:tc>
          <w:tcPr>
            <w:tcW w:w="4675" w:type="dxa"/>
          </w:tcPr>
          <w:p w14:paraId="1C15044B" w14:textId="77777777" w:rsidR="008D4F2E" w:rsidRDefault="00000000">
            <w:pPr>
              <w:jc w:val="both"/>
              <w:rPr>
                <w:rFonts w:ascii="Arial" w:eastAsia="Arial" w:hAnsi="Arial" w:cs="Arial"/>
                <w:sz w:val="18"/>
                <w:szCs w:val="18"/>
              </w:rPr>
            </w:pPr>
            <w:r>
              <w:rPr>
                <w:rFonts w:ascii="Arial" w:eastAsia="Arial" w:hAnsi="Arial" w:cs="Arial"/>
                <w:sz w:val="18"/>
                <w:szCs w:val="18"/>
              </w:rPr>
              <w:t>•  Lei nº 14.790/2023.</w:t>
            </w:r>
          </w:p>
        </w:tc>
        <w:tc>
          <w:tcPr>
            <w:tcW w:w="4675" w:type="dxa"/>
          </w:tcPr>
          <w:p w14:paraId="6D526252" w14:textId="77777777" w:rsidR="008D4F2E" w:rsidRDefault="00000000">
            <w:pPr>
              <w:jc w:val="both"/>
              <w:rPr>
                <w:rFonts w:ascii="Arial" w:eastAsia="Arial" w:hAnsi="Arial" w:cs="Arial"/>
                <w:sz w:val="18"/>
                <w:szCs w:val="18"/>
              </w:rPr>
            </w:pPr>
            <w:r>
              <w:rPr>
                <w:rFonts w:ascii="Arial" w:eastAsia="Arial" w:hAnsi="Arial" w:cs="Arial"/>
                <w:sz w:val="18"/>
                <w:szCs w:val="18"/>
              </w:rPr>
              <w:t>•  Law No. 14,790/2023.</w:t>
            </w:r>
          </w:p>
        </w:tc>
      </w:tr>
      <w:tr w:rsidR="008D4F2E" w14:paraId="1208ABE4" w14:textId="77777777">
        <w:trPr>
          <w:jc w:val="center"/>
        </w:trPr>
        <w:tc>
          <w:tcPr>
            <w:tcW w:w="4675" w:type="dxa"/>
          </w:tcPr>
          <w:p w14:paraId="7A1BFAC6" w14:textId="77777777" w:rsidR="008D4F2E" w:rsidRPr="00ED60DD" w:rsidRDefault="008D4F2E">
            <w:pPr>
              <w:jc w:val="both"/>
              <w:rPr>
                <w:rFonts w:ascii="Arial" w:eastAsia="Arial" w:hAnsi="Arial" w:cs="Arial"/>
                <w:sz w:val="18"/>
                <w:szCs w:val="18"/>
                <w:lang w:val="es-AR"/>
              </w:rPr>
            </w:pPr>
          </w:p>
          <w:p w14:paraId="1E707478"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As apostas de quota fixa, conforme definidas em lei, somente podem ser ofertadas mediante autorização concedida pela autoridade pública competente.</w:t>
            </w:r>
          </w:p>
        </w:tc>
        <w:tc>
          <w:tcPr>
            <w:tcW w:w="4675" w:type="dxa"/>
          </w:tcPr>
          <w:p w14:paraId="5B30E0DB" w14:textId="77777777" w:rsidR="008D4F2E" w:rsidRPr="00ED60DD" w:rsidRDefault="008D4F2E">
            <w:pPr>
              <w:jc w:val="both"/>
              <w:rPr>
                <w:rFonts w:ascii="Arial" w:eastAsia="Arial" w:hAnsi="Arial" w:cs="Arial"/>
                <w:sz w:val="18"/>
                <w:szCs w:val="18"/>
                <w:lang w:val="es-AR"/>
              </w:rPr>
            </w:pPr>
          </w:p>
          <w:p w14:paraId="7D2F1369" w14:textId="77777777" w:rsidR="008D4F2E" w:rsidRDefault="00000000">
            <w:pPr>
              <w:jc w:val="both"/>
              <w:rPr>
                <w:rFonts w:ascii="Arial" w:eastAsia="Arial" w:hAnsi="Arial" w:cs="Arial"/>
                <w:sz w:val="18"/>
                <w:szCs w:val="18"/>
              </w:rPr>
            </w:pPr>
            <w:r>
              <w:rPr>
                <w:rFonts w:ascii="Arial" w:eastAsia="Arial" w:hAnsi="Arial" w:cs="Arial"/>
                <w:sz w:val="18"/>
                <w:szCs w:val="18"/>
              </w:rPr>
              <w:t>Fixed-odds betting, as defined by law, may only be offered upon authorization granted by the competent public authority.</w:t>
            </w:r>
          </w:p>
        </w:tc>
      </w:tr>
      <w:tr w:rsidR="008D4F2E" w14:paraId="24931559" w14:textId="77777777">
        <w:trPr>
          <w:jc w:val="center"/>
        </w:trPr>
        <w:tc>
          <w:tcPr>
            <w:tcW w:w="4675" w:type="dxa"/>
          </w:tcPr>
          <w:p w14:paraId="71B71055" w14:textId="77777777" w:rsidR="008D4F2E" w:rsidRDefault="00000000">
            <w:pPr>
              <w:spacing w:before="40" w:after="40"/>
              <w:jc w:val="both"/>
              <w:rPr>
                <w:rFonts w:ascii="Arial" w:eastAsia="Arial" w:hAnsi="Arial" w:cs="Arial"/>
                <w:sz w:val="18"/>
                <w:szCs w:val="18"/>
              </w:rPr>
            </w:pPr>
            <w:r w:rsidRPr="00ED60DD">
              <w:rPr>
                <w:rFonts w:ascii="Arial" w:eastAsia="Arial" w:hAnsi="Arial" w:cs="Arial"/>
                <w:i/>
                <w:iCs/>
                <w:sz w:val="18"/>
                <w:szCs w:val="18"/>
                <w:lang w:val="es-AR"/>
              </w:rPr>
              <w:t xml:space="preserve">As disposições deste Guia devem ser aplicadas em conjunto com as regras gerais do Código do CONAR, Anexo X, em especial o Artigo 1º: “Toda publicidade deve ser respeitosa e obedecer às leis do país; deve também ser honesta e verdadeira.” </w:t>
            </w:r>
            <w:r>
              <w:rPr>
                <w:rFonts w:ascii="Arial" w:eastAsia="Arial" w:hAnsi="Arial" w:cs="Arial"/>
                <w:i/>
                <w:iCs/>
                <w:sz w:val="18"/>
                <w:szCs w:val="18"/>
              </w:rPr>
              <w:t>Exigindo estrita conformidade com as obrigações legais e regulatórias.</w:t>
            </w:r>
          </w:p>
        </w:tc>
        <w:tc>
          <w:tcPr>
            <w:tcW w:w="4675" w:type="dxa"/>
          </w:tcPr>
          <w:p w14:paraId="16FA8A29" w14:textId="77777777" w:rsidR="008D4F2E" w:rsidRDefault="00000000">
            <w:pPr>
              <w:spacing w:before="40" w:after="40"/>
              <w:jc w:val="both"/>
              <w:rPr>
                <w:rFonts w:ascii="Arial" w:eastAsia="Arial" w:hAnsi="Arial" w:cs="Arial"/>
                <w:sz w:val="18"/>
                <w:szCs w:val="18"/>
              </w:rPr>
            </w:pPr>
            <w:r>
              <w:rPr>
                <w:rFonts w:ascii="Arial" w:eastAsia="Arial" w:hAnsi="Arial" w:cs="Arial"/>
                <w:i/>
                <w:iCs/>
                <w:sz w:val="18"/>
                <w:szCs w:val="18"/>
              </w:rPr>
              <w:t>The provisions of this Guide must be applied together with the general rules of the CONAR Code, Annex X, in particular Article 1: “All advertising must be respectful and comply with the laws of the country; it must also be honest and truthful.”</w:t>
            </w:r>
          </w:p>
        </w:tc>
      </w:tr>
      <w:tr w:rsidR="008D4F2E" w14:paraId="54442073" w14:textId="77777777">
        <w:trPr>
          <w:jc w:val="center"/>
        </w:trPr>
        <w:tc>
          <w:tcPr>
            <w:tcW w:w="4675" w:type="dxa"/>
          </w:tcPr>
          <w:p w14:paraId="39A6B1A1"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lastRenderedPageBreak/>
              <w:t>Essas regras aplicam-se não apenas aos operadores, mas também a influenciadores, embaixadores, parceiros, afiliados e demais terceiros que promovam a marca ou os serviços.</w:t>
            </w:r>
          </w:p>
        </w:tc>
        <w:tc>
          <w:tcPr>
            <w:tcW w:w="4675" w:type="dxa"/>
          </w:tcPr>
          <w:p w14:paraId="4AF92D1A"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These rules apply not only to operators but also to influencers, ambassadors, partners, affiliates and other third parties that promote the brand or the services.</w:t>
            </w:r>
          </w:p>
        </w:tc>
      </w:tr>
      <w:tr w:rsidR="008D4F2E" w14:paraId="12315304" w14:textId="77777777">
        <w:trPr>
          <w:jc w:val="center"/>
        </w:trPr>
        <w:tc>
          <w:tcPr>
            <w:tcW w:w="4675" w:type="dxa"/>
          </w:tcPr>
          <w:p w14:paraId="549DCC18"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A publicidade neste setor inclui qualquer conteúdo destinado a estimular o consumo de serviços de apostas, promover marcas, domínios, plataformas, operadores ou empresas relacionadas.. Como as apostas envolvem produtos restritos e inadequados para determinados públicos, a publicidade deve ser socialmente responsável e não deve — direta ou indiretamente — utilizar táticas de pressão, exageros, chamadas repetitivas para ação ou estímulos irresponsáveis.</w:t>
            </w:r>
          </w:p>
          <w:p w14:paraId="44AB9946"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A publicidade de apostas deve dar atenção especial à proteção de crianças, adolescentes e pessoas vulneráveis.</w:t>
            </w:r>
          </w:p>
          <w:p w14:paraId="0623E322"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Ao planejar estratégias de marketing no mercado brasileiro de apostas, é essencial compreender os principais órgãos reguladores e de fiscalização que podem impactar as atividades publicitárias e promocionais.</w:t>
            </w:r>
          </w:p>
        </w:tc>
        <w:tc>
          <w:tcPr>
            <w:tcW w:w="4675" w:type="dxa"/>
          </w:tcPr>
          <w:p w14:paraId="29CD3485"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Advertising in this sector includes any content intended to encourage the consumption of betting services, promote brands, domains, platforms, operators, or related companies. Since betting involves restricted products that are unsuitable for certain audiences, advertising must be socially responsible and must not — directly or indirectly — use pressure tactics, exaggerations, repetitive calls to action, or irresponsible incentives.</w:t>
            </w:r>
          </w:p>
          <w:p w14:paraId="40648964"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Betting advertising must pay special attention to the protection of children, adolescents, and vulnerable persons.</w:t>
            </w:r>
          </w:p>
          <w:p w14:paraId="6BF78835"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When planning marketing strategies in the Brazilian betting market, it is essential to understand the main regulatory and supervisory bodies that may impact advertising and promotional activities.</w:t>
            </w:r>
          </w:p>
        </w:tc>
      </w:tr>
      <w:tr w:rsidR="008D4F2E" w14:paraId="4919DB56" w14:textId="77777777">
        <w:trPr>
          <w:jc w:val="center"/>
        </w:trPr>
        <w:tc>
          <w:tcPr>
            <w:tcW w:w="4675" w:type="dxa"/>
          </w:tcPr>
          <w:p w14:paraId="094A7A60"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2. Principais instituições</w:t>
            </w:r>
          </w:p>
        </w:tc>
        <w:tc>
          <w:tcPr>
            <w:tcW w:w="4675" w:type="dxa"/>
          </w:tcPr>
          <w:p w14:paraId="09457804"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2. Key institutions</w:t>
            </w:r>
          </w:p>
        </w:tc>
      </w:tr>
      <w:tr w:rsidR="008D4F2E" w14:paraId="308A8A4C" w14:textId="77777777">
        <w:trPr>
          <w:jc w:val="center"/>
        </w:trPr>
        <w:tc>
          <w:tcPr>
            <w:tcW w:w="4675" w:type="dxa"/>
          </w:tcPr>
          <w:p w14:paraId="000060B1" w14:textId="77777777" w:rsidR="008D4F2E" w:rsidRPr="00ED60DD" w:rsidRDefault="00000000">
            <w:pPr>
              <w:spacing w:before="80" w:after="20"/>
              <w:jc w:val="both"/>
              <w:rPr>
                <w:rFonts w:ascii="Arial" w:eastAsia="Arial" w:hAnsi="Arial" w:cs="Arial"/>
                <w:sz w:val="18"/>
                <w:szCs w:val="18"/>
                <w:lang w:val="es-AR"/>
              </w:rPr>
            </w:pPr>
            <w:r w:rsidRPr="00ED60DD">
              <w:rPr>
                <w:rFonts w:ascii="Arial" w:eastAsia="Arial" w:hAnsi="Arial" w:cs="Arial"/>
                <w:b/>
                <w:bCs/>
                <w:color w:val="2E5496"/>
                <w:sz w:val="18"/>
                <w:szCs w:val="18"/>
                <w:lang w:val="es-AR"/>
              </w:rPr>
              <w:t>2.1. SPA (Secretaria de Prêmios e Apostas – Ministério da Fazenda)</w:t>
            </w:r>
          </w:p>
        </w:tc>
        <w:tc>
          <w:tcPr>
            <w:tcW w:w="4675" w:type="dxa"/>
          </w:tcPr>
          <w:p w14:paraId="298A0FBD"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2.1. SPA (Secretariat of Prizes and Betting – Ministry of Finance)</w:t>
            </w:r>
          </w:p>
        </w:tc>
      </w:tr>
      <w:tr w:rsidR="008D4F2E" w14:paraId="293DCB9A" w14:textId="77777777">
        <w:trPr>
          <w:jc w:val="center"/>
        </w:trPr>
        <w:tc>
          <w:tcPr>
            <w:tcW w:w="4675" w:type="dxa"/>
          </w:tcPr>
          <w:p w14:paraId="4DE8558F"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Órgão federal responsável por autorizar e regulamentar as apostas de quota fixa no Brasil. Define regras de publicidade, patrocínio e mensagens de jogo responsável. Pode aplicar sanções em caso de descumprimento das diretrizes específicas de marketing do setor.</w:t>
            </w:r>
          </w:p>
        </w:tc>
        <w:tc>
          <w:tcPr>
            <w:tcW w:w="4675" w:type="dxa"/>
          </w:tcPr>
          <w:p w14:paraId="65272185"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Federal body responsible for authorizing and regulating fixed-odds betting in Brazil. It defines rules on advertising, sponsorship, and responsible gambling messages. It may impose sanctions in the event of non-compliance with the specific marketing guidelines of the sector.</w:t>
            </w:r>
          </w:p>
        </w:tc>
      </w:tr>
      <w:tr w:rsidR="008D4F2E" w14:paraId="620446D1" w14:textId="77777777">
        <w:trPr>
          <w:jc w:val="center"/>
        </w:trPr>
        <w:tc>
          <w:tcPr>
            <w:tcW w:w="4675" w:type="dxa"/>
          </w:tcPr>
          <w:p w14:paraId="42B89615" w14:textId="77777777" w:rsidR="008D4F2E" w:rsidRPr="00ED60DD" w:rsidRDefault="00000000">
            <w:pPr>
              <w:spacing w:before="80" w:after="20"/>
              <w:jc w:val="both"/>
              <w:rPr>
                <w:rFonts w:ascii="Arial" w:eastAsia="Arial" w:hAnsi="Arial" w:cs="Arial"/>
                <w:sz w:val="18"/>
                <w:szCs w:val="18"/>
                <w:lang w:val="es-AR"/>
              </w:rPr>
            </w:pPr>
            <w:r w:rsidRPr="00ED60DD">
              <w:rPr>
                <w:rFonts w:ascii="Arial" w:eastAsia="Arial" w:hAnsi="Arial" w:cs="Arial"/>
                <w:b/>
                <w:bCs/>
                <w:color w:val="2E5496"/>
                <w:sz w:val="18"/>
                <w:szCs w:val="18"/>
                <w:lang w:val="es-AR"/>
              </w:rPr>
              <w:t>2.2. CONAR (Conselho Nacional de Autorregulamentação Publicitária)</w:t>
            </w:r>
          </w:p>
        </w:tc>
        <w:tc>
          <w:tcPr>
            <w:tcW w:w="4675" w:type="dxa"/>
          </w:tcPr>
          <w:p w14:paraId="3E6273E1"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2.2. CONAR (National Advertising Self-Regulation Council)</w:t>
            </w:r>
          </w:p>
        </w:tc>
      </w:tr>
      <w:tr w:rsidR="008D4F2E" w14:paraId="09CC5670" w14:textId="77777777">
        <w:trPr>
          <w:jc w:val="center"/>
        </w:trPr>
        <w:tc>
          <w:tcPr>
            <w:tcW w:w="4675" w:type="dxa"/>
          </w:tcPr>
          <w:p w14:paraId="591DB616"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Órgão de autorregulação que supervisiona práticas publicitárias em todos os setores. Emite pareceres e recomendações em casos de anúncios enganosos, antiéticos ou irresponsáveis. Embora não seja uma entidade governamental, suas decisões influenciam fortemente os padrões do setor e o risco reputacional.</w:t>
            </w:r>
          </w:p>
        </w:tc>
        <w:tc>
          <w:tcPr>
            <w:tcW w:w="4675" w:type="dxa"/>
          </w:tcPr>
          <w:p w14:paraId="63DF54FD"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Self-regulatory body that supervises advertising practices across all sectors. It issues opinions and recommendations in cases of misleading, unethical, or irresponsible advertisements. Although it is not a governmental entity, its decisions strongly influence industry standards and reputational risk.</w:t>
            </w:r>
          </w:p>
        </w:tc>
      </w:tr>
      <w:tr w:rsidR="008D4F2E" w14:paraId="48E60A2B" w14:textId="77777777">
        <w:trPr>
          <w:jc w:val="center"/>
        </w:trPr>
        <w:tc>
          <w:tcPr>
            <w:tcW w:w="4675" w:type="dxa"/>
          </w:tcPr>
          <w:p w14:paraId="7F1CC912" w14:textId="77777777" w:rsidR="008D4F2E" w:rsidRPr="00ED60DD" w:rsidRDefault="00000000">
            <w:pPr>
              <w:spacing w:before="80" w:after="20"/>
              <w:jc w:val="both"/>
              <w:rPr>
                <w:rFonts w:ascii="Arial" w:eastAsia="Arial" w:hAnsi="Arial" w:cs="Arial"/>
                <w:sz w:val="18"/>
                <w:szCs w:val="18"/>
                <w:lang w:val="es-AR"/>
              </w:rPr>
            </w:pPr>
            <w:r w:rsidRPr="00ED60DD">
              <w:rPr>
                <w:rFonts w:ascii="Arial" w:eastAsia="Arial" w:hAnsi="Arial" w:cs="Arial"/>
                <w:b/>
                <w:bCs/>
                <w:color w:val="2E5496"/>
                <w:sz w:val="18"/>
                <w:szCs w:val="18"/>
                <w:lang w:val="es-AR"/>
              </w:rPr>
              <w:t>2.3. PROCON (órgãos de defesa do consumidor – estadual/municipal)</w:t>
            </w:r>
          </w:p>
        </w:tc>
        <w:tc>
          <w:tcPr>
            <w:tcW w:w="4675" w:type="dxa"/>
          </w:tcPr>
          <w:p w14:paraId="0E5AB532"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2.3. PROCON (consumer-protection bodies – state/municipal)</w:t>
            </w:r>
          </w:p>
        </w:tc>
      </w:tr>
      <w:tr w:rsidR="008D4F2E" w14:paraId="21017879" w14:textId="77777777">
        <w:trPr>
          <w:jc w:val="center"/>
        </w:trPr>
        <w:tc>
          <w:tcPr>
            <w:tcW w:w="4675" w:type="dxa"/>
          </w:tcPr>
          <w:p w14:paraId="3C20E6A4"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Órgãos locais que monitoram os direitos do consumidor, incluindo transparência em promoções e ofertas de bônus. Podem aplicar multas e exigir medidas corretivas em casos de práticas enganosas ou abusivas.</w:t>
            </w:r>
          </w:p>
        </w:tc>
        <w:tc>
          <w:tcPr>
            <w:tcW w:w="4675" w:type="dxa"/>
          </w:tcPr>
          <w:p w14:paraId="553D054F"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Local bodies that monitor consumer rights, including transparency in promotions and bonus offers. They may impose fines and require corrective measures in cases of misleading or abusive practices.</w:t>
            </w:r>
          </w:p>
        </w:tc>
      </w:tr>
      <w:tr w:rsidR="008D4F2E" w14:paraId="5614AAC2" w14:textId="77777777">
        <w:trPr>
          <w:jc w:val="center"/>
        </w:trPr>
        <w:tc>
          <w:tcPr>
            <w:tcW w:w="4675" w:type="dxa"/>
          </w:tcPr>
          <w:p w14:paraId="50778C74" w14:textId="77777777" w:rsidR="008D4F2E" w:rsidRPr="00ED60DD" w:rsidRDefault="00000000">
            <w:pPr>
              <w:spacing w:before="80" w:after="20"/>
              <w:jc w:val="both"/>
              <w:rPr>
                <w:rFonts w:ascii="Arial" w:eastAsia="Arial" w:hAnsi="Arial" w:cs="Arial"/>
                <w:sz w:val="18"/>
                <w:szCs w:val="18"/>
                <w:lang w:val="es-AR"/>
              </w:rPr>
            </w:pPr>
            <w:r w:rsidRPr="00ED60DD">
              <w:rPr>
                <w:rFonts w:ascii="Arial" w:eastAsia="Arial" w:hAnsi="Arial" w:cs="Arial"/>
                <w:b/>
                <w:bCs/>
                <w:color w:val="2E5496"/>
                <w:sz w:val="18"/>
                <w:szCs w:val="18"/>
                <w:lang w:val="es-AR"/>
              </w:rPr>
              <w:t>2.4. SENACON (Secretaria Nacional do Consumidor – MJSP)</w:t>
            </w:r>
          </w:p>
        </w:tc>
        <w:tc>
          <w:tcPr>
            <w:tcW w:w="4675" w:type="dxa"/>
          </w:tcPr>
          <w:p w14:paraId="15541775"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2.4. SENACON (National Consumer Secretariat – MJSP)</w:t>
            </w:r>
          </w:p>
        </w:tc>
      </w:tr>
      <w:tr w:rsidR="008D4F2E" w14:paraId="361BFC1C" w14:textId="77777777">
        <w:trPr>
          <w:jc w:val="center"/>
        </w:trPr>
        <w:tc>
          <w:tcPr>
            <w:tcW w:w="4675" w:type="dxa"/>
          </w:tcPr>
          <w:p w14:paraId="71E7CAB6"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Órgão federal responsável pela proteção do consumidor em âmbito nacional. Pode intervir em casos de violações amplas ou graves aos direitos do consumidor. Emite diretrizes e coordena ações com os PROCONs em todo o país.</w:t>
            </w:r>
          </w:p>
        </w:tc>
        <w:tc>
          <w:tcPr>
            <w:tcW w:w="4675" w:type="dxa"/>
          </w:tcPr>
          <w:p w14:paraId="64589A15"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Federal body responsible for consumer protection at the national level. It may intervene in cases of broad or serious violations of consumer rights. It issues guidelines and coordinates actions with PROCONs throughout the country.</w:t>
            </w:r>
          </w:p>
        </w:tc>
      </w:tr>
      <w:tr w:rsidR="008D4F2E" w14:paraId="339B2FBD" w14:textId="77777777">
        <w:trPr>
          <w:jc w:val="center"/>
        </w:trPr>
        <w:tc>
          <w:tcPr>
            <w:tcW w:w="4675" w:type="dxa"/>
          </w:tcPr>
          <w:p w14:paraId="6AA387E6" w14:textId="77777777" w:rsidR="008D4F2E" w:rsidRPr="00ED60DD" w:rsidRDefault="00000000">
            <w:pPr>
              <w:spacing w:before="80" w:after="20"/>
              <w:jc w:val="both"/>
              <w:rPr>
                <w:rFonts w:ascii="Arial" w:eastAsia="Arial" w:hAnsi="Arial" w:cs="Arial"/>
                <w:sz w:val="18"/>
                <w:szCs w:val="18"/>
                <w:lang w:val="es-AR"/>
              </w:rPr>
            </w:pPr>
            <w:r w:rsidRPr="00ED60DD">
              <w:rPr>
                <w:rFonts w:ascii="Arial" w:eastAsia="Arial" w:hAnsi="Arial" w:cs="Arial"/>
                <w:b/>
                <w:bCs/>
                <w:color w:val="2E5496"/>
                <w:sz w:val="18"/>
                <w:szCs w:val="18"/>
                <w:lang w:val="es-AR"/>
              </w:rPr>
              <w:t>2.5. Por que são relevantes para o marketing de apostas</w:t>
            </w:r>
          </w:p>
        </w:tc>
        <w:tc>
          <w:tcPr>
            <w:tcW w:w="4675" w:type="dxa"/>
          </w:tcPr>
          <w:p w14:paraId="1EA17892"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2.5. Why they are relevant to betting marketing</w:t>
            </w:r>
          </w:p>
        </w:tc>
      </w:tr>
      <w:tr w:rsidR="008D4F2E" w14:paraId="0070EF56" w14:textId="77777777">
        <w:trPr>
          <w:jc w:val="center"/>
        </w:trPr>
        <w:tc>
          <w:tcPr>
            <w:tcW w:w="4675" w:type="dxa"/>
          </w:tcPr>
          <w:p w14:paraId="63833010" w14:textId="77777777" w:rsidR="008D4F2E" w:rsidRDefault="00000000">
            <w:pPr>
              <w:jc w:val="both"/>
              <w:rPr>
                <w:rFonts w:ascii="Arial" w:eastAsia="Arial" w:hAnsi="Arial" w:cs="Arial"/>
                <w:sz w:val="18"/>
                <w:szCs w:val="18"/>
              </w:rPr>
            </w:pPr>
            <w:r>
              <w:rPr>
                <w:rFonts w:ascii="Arial" w:eastAsia="Arial" w:hAnsi="Arial" w:cs="Arial"/>
                <w:sz w:val="18"/>
                <w:szCs w:val="18"/>
              </w:rPr>
              <w:t>• Compliance with SPA rules ensures that the operation’s license is not put at risk.</w:t>
            </w:r>
          </w:p>
          <w:p w14:paraId="3AD7BDD0" w14:textId="77777777" w:rsidR="008D4F2E" w:rsidRDefault="008D4F2E">
            <w:pPr>
              <w:jc w:val="both"/>
              <w:rPr>
                <w:rFonts w:ascii="Arial" w:eastAsia="Arial" w:hAnsi="Arial" w:cs="Arial"/>
                <w:sz w:val="18"/>
                <w:szCs w:val="18"/>
              </w:rPr>
            </w:pPr>
          </w:p>
        </w:tc>
        <w:tc>
          <w:tcPr>
            <w:tcW w:w="4675" w:type="dxa"/>
          </w:tcPr>
          <w:p w14:paraId="0199B2E7" w14:textId="77777777" w:rsidR="008D4F2E" w:rsidRDefault="00000000">
            <w:pPr>
              <w:jc w:val="both"/>
              <w:rPr>
                <w:rFonts w:ascii="Arial" w:eastAsia="Arial" w:hAnsi="Arial" w:cs="Arial"/>
                <w:sz w:val="18"/>
                <w:szCs w:val="18"/>
              </w:rPr>
            </w:pPr>
            <w:r>
              <w:rPr>
                <w:rFonts w:ascii="Arial" w:eastAsia="Arial" w:hAnsi="Arial" w:cs="Arial"/>
                <w:sz w:val="18"/>
                <w:szCs w:val="18"/>
              </w:rPr>
              <w:t>• Compliance with SPA rules ensures that the operation’s license is not put at risk.</w:t>
            </w:r>
          </w:p>
        </w:tc>
      </w:tr>
      <w:tr w:rsidR="008D4F2E" w14:paraId="7BC2C114" w14:textId="77777777">
        <w:trPr>
          <w:jc w:val="center"/>
        </w:trPr>
        <w:tc>
          <w:tcPr>
            <w:tcW w:w="4675" w:type="dxa"/>
          </w:tcPr>
          <w:p w14:paraId="079A5831"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Seguir os padrões do CONAR ajuda a  evitar danos reputacionais e reclamações públicas;</w:t>
            </w:r>
          </w:p>
        </w:tc>
        <w:tc>
          <w:tcPr>
            <w:tcW w:w="4675" w:type="dxa"/>
          </w:tcPr>
          <w:p w14:paraId="4735F347" w14:textId="77777777" w:rsidR="008D4F2E" w:rsidRDefault="00000000">
            <w:pPr>
              <w:jc w:val="both"/>
              <w:rPr>
                <w:rFonts w:ascii="Arial" w:eastAsia="Arial" w:hAnsi="Arial" w:cs="Arial"/>
                <w:sz w:val="18"/>
                <w:szCs w:val="18"/>
              </w:rPr>
            </w:pPr>
            <w:r>
              <w:rPr>
                <w:rFonts w:ascii="Arial" w:eastAsia="Arial" w:hAnsi="Arial" w:cs="Arial"/>
                <w:sz w:val="18"/>
                <w:szCs w:val="18"/>
              </w:rPr>
              <w:t>•  Following CONAR standards helps avoid reputational harm and complaints;</w:t>
            </w:r>
          </w:p>
        </w:tc>
      </w:tr>
      <w:tr w:rsidR="008D4F2E" w14:paraId="7A177DFE" w14:textId="77777777">
        <w:trPr>
          <w:jc w:val="center"/>
        </w:trPr>
        <w:tc>
          <w:tcPr>
            <w:tcW w:w="4675" w:type="dxa"/>
          </w:tcPr>
          <w:p w14:paraId="79761EA3"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Respeitar PROCON/SENACON protege a empresa contra penalidades financeiras e reforça a confiança do consumidor.</w:t>
            </w:r>
          </w:p>
        </w:tc>
        <w:tc>
          <w:tcPr>
            <w:tcW w:w="4675" w:type="dxa"/>
          </w:tcPr>
          <w:p w14:paraId="43825584" w14:textId="77777777" w:rsidR="008D4F2E" w:rsidRDefault="00000000">
            <w:pPr>
              <w:jc w:val="both"/>
              <w:rPr>
                <w:rFonts w:ascii="Arial" w:eastAsia="Arial" w:hAnsi="Arial" w:cs="Arial"/>
                <w:sz w:val="18"/>
                <w:szCs w:val="18"/>
              </w:rPr>
            </w:pPr>
            <w:r>
              <w:rPr>
                <w:rFonts w:ascii="Arial" w:eastAsia="Arial" w:hAnsi="Arial" w:cs="Arial"/>
                <w:sz w:val="18"/>
                <w:szCs w:val="18"/>
              </w:rPr>
              <w:t>•  Respecting PROCON/SENACON protects the company  against financial  penalties and reinforces consumer trust.</w:t>
            </w:r>
          </w:p>
        </w:tc>
      </w:tr>
      <w:tr w:rsidR="008D4F2E" w14:paraId="15141468" w14:textId="77777777">
        <w:trPr>
          <w:jc w:val="center"/>
        </w:trPr>
        <w:tc>
          <w:tcPr>
            <w:tcW w:w="4675" w:type="dxa"/>
          </w:tcPr>
          <w:p w14:paraId="72497FB1"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lastRenderedPageBreak/>
              <w:t>3. Regra Geral</w:t>
            </w:r>
          </w:p>
        </w:tc>
        <w:tc>
          <w:tcPr>
            <w:tcW w:w="4675" w:type="dxa"/>
          </w:tcPr>
          <w:p w14:paraId="08B4A469"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3. General Rule</w:t>
            </w:r>
          </w:p>
        </w:tc>
      </w:tr>
      <w:tr w:rsidR="008D4F2E" w14:paraId="3538B320" w14:textId="77777777">
        <w:trPr>
          <w:jc w:val="center"/>
        </w:trPr>
        <w:tc>
          <w:tcPr>
            <w:tcW w:w="4675" w:type="dxa"/>
          </w:tcPr>
          <w:p w14:paraId="3E5F9F77"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Por se tratar de serviços com restrições e inadequados para determinados públicos, a publicidade de apostas deve ser estruturada de forma socialmente responsável. São proibidos estímulos ao exagero ou ao jogo irresponsável. Deve-se dar  atenção especial à necessidade de proteger as crianças, adolescentes e grupos vulneráveis.</w:t>
            </w:r>
          </w:p>
        </w:tc>
        <w:tc>
          <w:tcPr>
            <w:tcW w:w="4675" w:type="dxa"/>
          </w:tcPr>
          <w:p w14:paraId="75756F38"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Because these are services with restrictions and unsuitable for certain audiences, betting advertising must be structured in a socially responsible manner. Stimuli to excess or irresponsible gambling are prohibited. Special attention must be given to the need to protect children, adolescents, and vulnerable groups.</w:t>
            </w:r>
          </w:p>
        </w:tc>
      </w:tr>
      <w:tr w:rsidR="008D4F2E" w14:paraId="457BB55F" w14:textId="77777777">
        <w:trPr>
          <w:jc w:val="center"/>
        </w:trPr>
        <w:tc>
          <w:tcPr>
            <w:tcW w:w="4675" w:type="dxa"/>
          </w:tcPr>
          <w:p w14:paraId="5B3CAF29" w14:textId="77777777" w:rsidR="008D4F2E" w:rsidRPr="00ED60DD" w:rsidRDefault="00000000">
            <w:pPr>
              <w:spacing w:before="80" w:after="20"/>
              <w:jc w:val="both"/>
              <w:rPr>
                <w:rFonts w:ascii="Arial" w:eastAsia="Arial" w:hAnsi="Arial" w:cs="Arial"/>
                <w:b/>
                <w:bCs/>
                <w:color w:val="2E5496"/>
                <w:sz w:val="18"/>
                <w:szCs w:val="18"/>
                <w:lang w:val="es-AR"/>
              </w:rPr>
            </w:pPr>
            <w:r w:rsidRPr="00ED60DD">
              <w:rPr>
                <w:rFonts w:ascii="Arial" w:eastAsia="Arial" w:hAnsi="Arial" w:cs="Arial"/>
                <w:b/>
                <w:bCs/>
                <w:color w:val="2E5496"/>
                <w:sz w:val="18"/>
                <w:szCs w:val="18"/>
                <w:lang w:val="es-AR"/>
              </w:rPr>
              <w:t>3.1. A publicidade deve ser facilmente identificável e reconhecível pelos consumidores.</w:t>
            </w:r>
          </w:p>
        </w:tc>
        <w:tc>
          <w:tcPr>
            <w:tcW w:w="4675" w:type="dxa"/>
          </w:tcPr>
          <w:p w14:paraId="42189E3F"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3.1. Advertising must be easily identifiable</w:t>
            </w:r>
          </w:p>
        </w:tc>
      </w:tr>
      <w:tr w:rsidR="008D4F2E" w14:paraId="01726BCF" w14:textId="77777777">
        <w:trPr>
          <w:jc w:val="center"/>
        </w:trPr>
        <w:tc>
          <w:tcPr>
            <w:tcW w:w="4675" w:type="dxa"/>
          </w:tcPr>
          <w:p w14:paraId="35E9D93A"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A natureza comercial deve ser clara desde o início. Em especial, anúncios realizados por influenciadores, afiliados, “embaixadores”, parceiros ou similares, recomenda-se incluir identificação explícita do conteúdo publicitário, utilizando expressões como  “publicidade”, “parceria paga” ou outras equivalentes. Os anúncios devem indicar claramente  o Anunciante responsável pela mensagem publicitária, a identificação da autorização/licença (quando emitida e em conformidade com a regulamentação), bem como disponibilizar acesso aos dados de contato e o ao canal de atendimento ao consumidor quando possível. Os perfis em redes sociais e os websites dos Anunciantes  devem ser oficialmente verificados, por exemplo, por meio de selo de verificação que confirme a titularidade do serviço.</w:t>
            </w:r>
          </w:p>
        </w:tc>
        <w:tc>
          <w:tcPr>
            <w:tcW w:w="4675" w:type="dxa"/>
          </w:tcPr>
          <w:p w14:paraId="673F4622"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The commercial nature must be clear from the outset. In particular, for advertisements carried out by influencers, affiliates, “ambassadors,” partners, or similar parties, it is recommended to include explicit identification of the advertising content, using expressions such as “advertising,” “paid partnership,” or other equivalent terms. Advertisements must clearly indicate the Advertiser responsible for the advertising message, the identification of the authorization/license, when issued and in compliance with the regulations, as well as provide access to contact details and the consumer service channel whenever possible. Advertisers’ social media profiles and websites must be officially verified, for example, through a verification badge confirming ownership of the service.</w:t>
            </w:r>
          </w:p>
        </w:tc>
      </w:tr>
      <w:tr w:rsidR="008D4F2E" w14:paraId="4C26FF7D" w14:textId="77777777">
        <w:trPr>
          <w:jc w:val="center"/>
        </w:trPr>
        <w:tc>
          <w:tcPr>
            <w:tcW w:w="4675" w:type="dxa"/>
          </w:tcPr>
          <w:p w14:paraId="1D9E956E"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4. Definições Essenciais</w:t>
            </w:r>
          </w:p>
        </w:tc>
        <w:tc>
          <w:tcPr>
            <w:tcW w:w="4675" w:type="dxa"/>
          </w:tcPr>
          <w:p w14:paraId="67D75D66"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4. Key Definitions</w:t>
            </w:r>
          </w:p>
        </w:tc>
      </w:tr>
      <w:tr w:rsidR="008D4F2E" w14:paraId="3A90E10B" w14:textId="77777777">
        <w:trPr>
          <w:jc w:val="center"/>
        </w:trPr>
        <w:tc>
          <w:tcPr>
            <w:tcW w:w="4675" w:type="dxa"/>
          </w:tcPr>
          <w:p w14:paraId="0F243016"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4.1 Plataforma de Apostas — canal eletrônico utilizado para ofertar apostas esportivas e jogos on-line.</w:t>
            </w:r>
          </w:p>
        </w:tc>
        <w:tc>
          <w:tcPr>
            <w:tcW w:w="4675" w:type="dxa"/>
          </w:tcPr>
          <w:p w14:paraId="7A556F04"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4.1 Betting Platform — electronic channel used to offer sports betting and online games.</w:t>
            </w:r>
          </w:p>
        </w:tc>
      </w:tr>
      <w:tr w:rsidR="008D4F2E" w14:paraId="23288B74" w14:textId="77777777">
        <w:trPr>
          <w:jc w:val="center"/>
        </w:trPr>
        <w:tc>
          <w:tcPr>
            <w:tcW w:w="4675" w:type="dxa"/>
          </w:tcPr>
          <w:p w14:paraId="63162EBF"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4.2 Operador — entidade autorizada pela SPA/MF a operar apostas de quota fixa.</w:t>
            </w:r>
          </w:p>
        </w:tc>
        <w:tc>
          <w:tcPr>
            <w:tcW w:w="4675" w:type="dxa"/>
          </w:tcPr>
          <w:p w14:paraId="650C47BA"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4.2 Operator — entity authorized by SPA/MF to operate fixed-odds betting.</w:t>
            </w:r>
          </w:p>
        </w:tc>
      </w:tr>
      <w:tr w:rsidR="008D4F2E" w14:paraId="71FA4CB5" w14:textId="77777777">
        <w:trPr>
          <w:jc w:val="center"/>
        </w:trPr>
        <w:tc>
          <w:tcPr>
            <w:tcW w:w="4675" w:type="dxa"/>
          </w:tcPr>
          <w:p w14:paraId="657AB5A8"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4.3 Regulador — Secretaria de Prêmios e Apostas do Ministério da Fazenda (SPA/MF).</w:t>
            </w:r>
          </w:p>
        </w:tc>
        <w:tc>
          <w:tcPr>
            <w:tcW w:w="4675" w:type="dxa"/>
          </w:tcPr>
          <w:p w14:paraId="2F97EA0A"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4.3 Regulator — Secretariat of Prizes and Betting of the Ministry of Finance (SPA/MF).</w:t>
            </w:r>
          </w:p>
        </w:tc>
      </w:tr>
      <w:tr w:rsidR="008D4F2E" w14:paraId="2E8BB4E4" w14:textId="77777777">
        <w:trPr>
          <w:jc w:val="center"/>
        </w:trPr>
        <w:tc>
          <w:tcPr>
            <w:tcW w:w="4675" w:type="dxa"/>
          </w:tcPr>
          <w:p w14:paraId="2A5DBC1C"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4.4 Afiliado — pessoa física ou jurídica que promove a marca ou direciona tráfego para ela com base en remuneração por desempenho.</w:t>
            </w:r>
          </w:p>
        </w:tc>
        <w:tc>
          <w:tcPr>
            <w:tcW w:w="4675" w:type="dxa"/>
          </w:tcPr>
          <w:p w14:paraId="6906377D"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4.4 Affiliate — individual or entity that promotes the brand or drives traffic to it based on a performance-based fee.</w:t>
            </w:r>
          </w:p>
        </w:tc>
      </w:tr>
      <w:tr w:rsidR="008D4F2E" w14:paraId="791E4000" w14:textId="77777777">
        <w:trPr>
          <w:jc w:val="center"/>
        </w:trPr>
        <w:tc>
          <w:tcPr>
            <w:tcW w:w="4675" w:type="dxa"/>
          </w:tcPr>
          <w:p w14:paraId="40A759AF"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4.5 Influenciador / Embaixador — terceiro que promove a marca mediante pagamento, parceria, permuta ou benefícios.</w:t>
            </w:r>
          </w:p>
        </w:tc>
        <w:tc>
          <w:tcPr>
            <w:tcW w:w="4675" w:type="dxa"/>
          </w:tcPr>
          <w:p w14:paraId="6F2853A8"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4.5 Influencer / Ambassador — third party promoting the brand for payment, partnership, barter or benefits.</w:t>
            </w:r>
          </w:p>
        </w:tc>
      </w:tr>
      <w:tr w:rsidR="008D4F2E" w14:paraId="16D473CA" w14:textId="77777777">
        <w:trPr>
          <w:jc w:val="center"/>
        </w:trPr>
        <w:tc>
          <w:tcPr>
            <w:tcW w:w="4675" w:type="dxa"/>
          </w:tcPr>
          <w:p w14:paraId="188A3677"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4.6 Odds — probabilidades e valores de aposta ofertados.</w:t>
            </w:r>
          </w:p>
        </w:tc>
        <w:tc>
          <w:tcPr>
            <w:tcW w:w="4675" w:type="dxa"/>
          </w:tcPr>
          <w:p w14:paraId="09582D74"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4.6 Odds — probabilities and betting values offered.</w:t>
            </w:r>
          </w:p>
        </w:tc>
      </w:tr>
      <w:tr w:rsidR="008D4F2E" w14:paraId="368A72D4" w14:textId="77777777">
        <w:trPr>
          <w:jc w:val="center"/>
        </w:trPr>
        <w:tc>
          <w:tcPr>
            <w:tcW w:w="4675" w:type="dxa"/>
          </w:tcPr>
          <w:p w14:paraId="6F6ACC25"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4.7 Recompensas — prêmios, dinheiro, pontos, apostas grátis ou benefícios vinculados a ações legalmente permitidas (Art. 29, Lei nº 14.790/2023).</w:t>
            </w:r>
          </w:p>
        </w:tc>
        <w:tc>
          <w:tcPr>
            <w:tcW w:w="4675" w:type="dxa"/>
          </w:tcPr>
          <w:p w14:paraId="6F269762"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4.7 Rewards — prizes, cash, points, free bets or benefits tied to legally permitted actions (Art. 29, Law No. 14,790/2023).</w:t>
            </w:r>
          </w:p>
        </w:tc>
      </w:tr>
      <w:tr w:rsidR="008D4F2E" w14:paraId="01FF0AC8" w14:textId="77777777">
        <w:trPr>
          <w:jc w:val="center"/>
        </w:trPr>
        <w:tc>
          <w:tcPr>
            <w:tcW w:w="4675" w:type="dxa"/>
          </w:tcPr>
          <w:p w14:paraId="7863FBF7"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4.8 Textos-Foguete (Flight Texts) — Mensagens muito curtas ou vinhetas utilizadas exclusivamente para dar visibilidade à marca.</w:t>
            </w:r>
          </w:p>
        </w:tc>
        <w:tc>
          <w:tcPr>
            <w:tcW w:w="4675" w:type="dxa"/>
          </w:tcPr>
          <w:p w14:paraId="2EC6217A"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4.8 Flight Texts — Very short messages or bumpers used exclusively to give visibility to the brand</w:t>
            </w:r>
          </w:p>
        </w:tc>
      </w:tr>
      <w:tr w:rsidR="008D4F2E" w14:paraId="4A36BF40" w14:textId="77777777">
        <w:trPr>
          <w:jc w:val="center"/>
        </w:trPr>
        <w:tc>
          <w:tcPr>
            <w:tcW w:w="4675" w:type="dxa"/>
          </w:tcPr>
          <w:p w14:paraId="304D5CBF"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4.9 Termos e Condições (T&amp;C) — documento contratual que rege a relação entre operador e apostador.</w:t>
            </w:r>
          </w:p>
        </w:tc>
        <w:tc>
          <w:tcPr>
            <w:tcW w:w="4675" w:type="dxa"/>
          </w:tcPr>
          <w:p w14:paraId="22EBC6CF"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4.9 Terms &amp; Conditions (T&amp;C) — contractual document governing the operator–bettor relationship.</w:t>
            </w:r>
          </w:p>
        </w:tc>
      </w:tr>
      <w:tr w:rsidR="008D4F2E" w14:paraId="1635EDF8" w14:textId="77777777">
        <w:trPr>
          <w:jc w:val="center"/>
        </w:trPr>
        <w:tc>
          <w:tcPr>
            <w:tcW w:w="4675" w:type="dxa"/>
          </w:tcPr>
          <w:p w14:paraId="3153E21A"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4.10 Jogo Responsável — Jogo responsável refere-se a um conjunto de práticas, princípios e políticas destinadas a garantir que as atividades de apostas sejam conduzidas de maneira segura, ética e controlada. Promove a tomada de decisões informadas pelos jogadores, previne comportamentos excessivos ou prejudiciais relacionados ao jogo, protege indivíduos</w:t>
            </w:r>
          </w:p>
          <w:p w14:paraId="7A15CFD7"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xml:space="preserve">vulneráveis e assegura que os operadores forneçam informações transparentes, produtos justos e salvaguardas adequadas. O jogo responsável também inclui mecanismos como limites de depósito, ferramentas de autoexclusão, verificação de idade e acesso a recursos de apoio, a fim de manter as apostas </w:t>
            </w:r>
            <w:r w:rsidRPr="00ED60DD">
              <w:rPr>
                <w:rFonts w:ascii="Arial" w:eastAsia="Arial" w:hAnsi="Arial" w:cs="Arial"/>
                <w:sz w:val="18"/>
                <w:szCs w:val="18"/>
                <w:lang w:val="es-AR"/>
              </w:rPr>
              <w:lastRenderedPageBreak/>
              <w:t>como uma atividade recreativa, e não uma fonte de prejuízo financeiro ou pessoal.</w:t>
            </w:r>
          </w:p>
        </w:tc>
        <w:tc>
          <w:tcPr>
            <w:tcW w:w="4675" w:type="dxa"/>
          </w:tcPr>
          <w:p w14:paraId="31D3677D"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lastRenderedPageBreak/>
              <w:t>4.10 Responsible Gambling — Responsible gambling refers to a set of practices, principles, and policies intended to ensure that betting activities are conducted in a safe, ethical, and controlled manner. It promotes informed decision-making by players, prevents excessive or harmful gambling-related behaviors, protects vulnerable individuals, and ensures that operators provide transparent information, fair products, and adequate safeguards. Responsible gambling also includes mechanisms such as deposit limits, self-exclusion tools, age verification, and access to support resources, in order to keep betting as a recreational activity, and not a source of financial or personal harm.</w:t>
            </w:r>
          </w:p>
        </w:tc>
      </w:tr>
      <w:tr w:rsidR="008D4F2E" w14:paraId="0570CB61" w14:textId="77777777">
        <w:trPr>
          <w:jc w:val="center"/>
        </w:trPr>
        <w:tc>
          <w:tcPr>
            <w:tcW w:w="4675" w:type="dxa"/>
          </w:tcPr>
          <w:p w14:paraId="2DF7087B"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5. Princípios Fundamentais</w:t>
            </w:r>
          </w:p>
        </w:tc>
        <w:tc>
          <w:tcPr>
            <w:tcW w:w="4675" w:type="dxa"/>
          </w:tcPr>
          <w:p w14:paraId="790D11CD"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5. Core Principles</w:t>
            </w:r>
          </w:p>
        </w:tc>
      </w:tr>
      <w:tr w:rsidR="008D4F2E" w14:paraId="08C5E8D0" w14:textId="77777777">
        <w:trPr>
          <w:jc w:val="center"/>
        </w:trPr>
        <w:tc>
          <w:tcPr>
            <w:tcW w:w="4675" w:type="dxa"/>
          </w:tcPr>
          <w:p w14:paraId="5336FCE9" w14:textId="77777777" w:rsidR="008D4F2E" w:rsidRPr="00ED60DD" w:rsidRDefault="00000000">
            <w:pPr>
              <w:spacing w:before="80" w:after="20"/>
              <w:jc w:val="both"/>
              <w:rPr>
                <w:rFonts w:ascii="Arial" w:eastAsia="Arial" w:hAnsi="Arial" w:cs="Arial"/>
                <w:sz w:val="18"/>
                <w:szCs w:val="18"/>
                <w:lang w:val="es-AR"/>
              </w:rPr>
            </w:pPr>
            <w:r w:rsidRPr="00ED60DD">
              <w:rPr>
                <w:rFonts w:ascii="Arial" w:eastAsia="Arial" w:hAnsi="Arial" w:cs="Arial"/>
                <w:b/>
                <w:bCs/>
                <w:color w:val="2E5496"/>
                <w:sz w:val="18"/>
                <w:szCs w:val="18"/>
                <w:lang w:val="es-AR"/>
              </w:rPr>
              <w:t>5.1 Responsabilidade Social — toda comunicação deve promover:</w:t>
            </w:r>
          </w:p>
        </w:tc>
        <w:tc>
          <w:tcPr>
            <w:tcW w:w="4675" w:type="dxa"/>
          </w:tcPr>
          <w:p w14:paraId="7F916B14"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5.1 Social Responsibility — all communications must promote:</w:t>
            </w:r>
          </w:p>
        </w:tc>
      </w:tr>
      <w:tr w:rsidR="008D4F2E" w14:paraId="4A29F9D1" w14:textId="77777777">
        <w:trPr>
          <w:jc w:val="center"/>
        </w:trPr>
        <w:tc>
          <w:tcPr>
            <w:tcW w:w="4675" w:type="dxa"/>
          </w:tcPr>
          <w:p w14:paraId="2B81217F" w14:textId="77777777" w:rsidR="008D4F2E" w:rsidRDefault="00000000">
            <w:pPr>
              <w:jc w:val="both"/>
              <w:rPr>
                <w:rFonts w:ascii="Arial" w:eastAsia="Arial" w:hAnsi="Arial" w:cs="Arial"/>
                <w:sz w:val="18"/>
                <w:szCs w:val="18"/>
              </w:rPr>
            </w:pPr>
            <w:r>
              <w:rPr>
                <w:rFonts w:ascii="Arial" w:eastAsia="Arial" w:hAnsi="Arial" w:cs="Arial"/>
                <w:sz w:val="18"/>
                <w:szCs w:val="18"/>
              </w:rPr>
              <w:t>•  Jogo responsável;</w:t>
            </w:r>
          </w:p>
        </w:tc>
        <w:tc>
          <w:tcPr>
            <w:tcW w:w="4675" w:type="dxa"/>
          </w:tcPr>
          <w:p w14:paraId="13EEC5E1" w14:textId="77777777" w:rsidR="008D4F2E" w:rsidRDefault="00000000">
            <w:pPr>
              <w:jc w:val="both"/>
              <w:rPr>
                <w:rFonts w:ascii="Arial" w:eastAsia="Arial" w:hAnsi="Arial" w:cs="Arial"/>
                <w:sz w:val="18"/>
                <w:szCs w:val="18"/>
              </w:rPr>
            </w:pPr>
            <w:r>
              <w:rPr>
                <w:rFonts w:ascii="Arial" w:eastAsia="Arial" w:hAnsi="Arial" w:cs="Arial"/>
                <w:sz w:val="18"/>
                <w:szCs w:val="18"/>
              </w:rPr>
              <w:t>•  Responsible gambling;</w:t>
            </w:r>
          </w:p>
        </w:tc>
      </w:tr>
      <w:tr w:rsidR="008D4F2E" w14:paraId="21D51A30" w14:textId="77777777">
        <w:trPr>
          <w:jc w:val="center"/>
        </w:trPr>
        <w:tc>
          <w:tcPr>
            <w:tcW w:w="4675" w:type="dxa"/>
          </w:tcPr>
          <w:p w14:paraId="47619FCA" w14:textId="77777777" w:rsidR="008D4F2E" w:rsidRDefault="00000000">
            <w:pPr>
              <w:jc w:val="both"/>
              <w:rPr>
                <w:rFonts w:ascii="Arial" w:eastAsia="Arial" w:hAnsi="Arial" w:cs="Arial"/>
                <w:sz w:val="18"/>
                <w:szCs w:val="18"/>
              </w:rPr>
            </w:pPr>
            <w:r>
              <w:rPr>
                <w:rFonts w:ascii="Arial" w:eastAsia="Arial" w:hAnsi="Arial" w:cs="Arial"/>
                <w:sz w:val="18"/>
                <w:szCs w:val="18"/>
              </w:rPr>
              <w:t>•  Segurança do consumidor;</w:t>
            </w:r>
          </w:p>
        </w:tc>
        <w:tc>
          <w:tcPr>
            <w:tcW w:w="4675" w:type="dxa"/>
          </w:tcPr>
          <w:p w14:paraId="073BF28F" w14:textId="77777777" w:rsidR="008D4F2E" w:rsidRDefault="00000000">
            <w:pPr>
              <w:jc w:val="both"/>
              <w:rPr>
                <w:rFonts w:ascii="Arial" w:eastAsia="Arial" w:hAnsi="Arial" w:cs="Arial"/>
                <w:sz w:val="18"/>
                <w:szCs w:val="18"/>
              </w:rPr>
            </w:pPr>
            <w:r>
              <w:rPr>
                <w:rFonts w:ascii="Arial" w:eastAsia="Arial" w:hAnsi="Arial" w:cs="Arial"/>
                <w:sz w:val="18"/>
                <w:szCs w:val="18"/>
              </w:rPr>
              <w:t>•  Consumer safety;</w:t>
            </w:r>
          </w:p>
        </w:tc>
      </w:tr>
      <w:tr w:rsidR="008D4F2E" w14:paraId="00D454AE" w14:textId="77777777">
        <w:trPr>
          <w:jc w:val="center"/>
        </w:trPr>
        <w:tc>
          <w:tcPr>
            <w:tcW w:w="4675" w:type="dxa"/>
          </w:tcPr>
          <w:p w14:paraId="075A6CCC" w14:textId="77777777" w:rsidR="008D4F2E" w:rsidRDefault="00000000">
            <w:pPr>
              <w:jc w:val="both"/>
              <w:rPr>
                <w:rFonts w:ascii="Arial" w:eastAsia="Arial" w:hAnsi="Arial" w:cs="Arial"/>
                <w:sz w:val="18"/>
                <w:szCs w:val="18"/>
              </w:rPr>
            </w:pPr>
            <w:r>
              <w:rPr>
                <w:rFonts w:ascii="Arial" w:eastAsia="Arial" w:hAnsi="Arial" w:cs="Arial"/>
                <w:sz w:val="18"/>
                <w:szCs w:val="18"/>
              </w:rPr>
              <w:t>•  Combate às apostas ilegais;</w:t>
            </w:r>
          </w:p>
        </w:tc>
        <w:tc>
          <w:tcPr>
            <w:tcW w:w="4675" w:type="dxa"/>
          </w:tcPr>
          <w:p w14:paraId="330C7AEB" w14:textId="77777777" w:rsidR="008D4F2E" w:rsidRDefault="00000000">
            <w:pPr>
              <w:jc w:val="both"/>
              <w:rPr>
                <w:rFonts w:ascii="Arial" w:eastAsia="Arial" w:hAnsi="Arial" w:cs="Arial"/>
                <w:sz w:val="18"/>
                <w:szCs w:val="18"/>
              </w:rPr>
            </w:pPr>
            <w:r>
              <w:rPr>
                <w:rFonts w:ascii="Arial" w:eastAsia="Arial" w:hAnsi="Arial" w:cs="Arial"/>
                <w:sz w:val="18"/>
                <w:szCs w:val="18"/>
              </w:rPr>
              <w:t>•  Fighting illegal betting;</w:t>
            </w:r>
          </w:p>
        </w:tc>
      </w:tr>
      <w:tr w:rsidR="008D4F2E" w14:paraId="15829FEF" w14:textId="77777777">
        <w:trPr>
          <w:jc w:val="center"/>
        </w:trPr>
        <w:tc>
          <w:tcPr>
            <w:tcW w:w="4675" w:type="dxa"/>
          </w:tcPr>
          <w:p w14:paraId="6CC13960" w14:textId="77777777" w:rsidR="008D4F2E" w:rsidRDefault="00000000">
            <w:pPr>
              <w:jc w:val="both"/>
              <w:rPr>
                <w:rFonts w:ascii="Arial" w:eastAsia="Arial" w:hAnsi="Arial" w:cs="Arial"/>
                <w:sz w:val="18"/>
                <w:szCs w:val="18"/>
              </w:rPr>
            </w:pPr>
            <w:r>
              <w:rPr>
                <w:rFonts w:ascii="Arial" w:eastAsia="Arial" w:hAnsi="Arial" w:cs="Arial"/>
                <w:sz w:val="18"/>
                <w:szCs w:val="18"/>
              </w:rPr>
              <w:t>•  Transparência.</w:t>
            </w:r>
          </w:p>
        </w:tc>
        <w:tc>
          <w:tcPr>
            <w:tcW w:w="4675" w:type="dxa"/>
          </w:tcPr>
          <w:p w14:paraId="4BC3117C" w14:textId="77777777" w:rsidR="008D4F2E" w:rsidRDefault="00000000">
            <w:pPr>
              <w:jc w:val="both"/>
              <w:rPr>
                <w:rFonts w:ascii="Arial" w:eastAsia="Arial" w:hAnsi="Arial" w:cs="Arial"/>
                <w:sz w:val="18"/>
                <w:szCs w:val="18"/>
              </w:rPr>
            </w:pPr>
            <w:r>
              <w:rPr>
                <w:rFonts w:ascii="Arial" w:eastAsia="Arial" w:hAnsi="Arial" w:cs="Arial"/>
                <w:sz w:val="18"/>
                <w:szCs w:val="18"/>
              </w:rPr>
              <w:t>•  Transparency.</w:t>
            </w:r>
          </w:p>
        </w:tc>
      </w:tr>
      <w:tr w:rsidR="008D4F2E" w14:paraId="1DB589FC" w14:textId="77777777">
        <w:trPr>
          <w:jc w:val="center"/>
        </w:trPr>
        <w:tc>
          <w:tcPr>
            <w:tcW w:w="4675" w:type="dxa"/>
          </w:tcPr>
          <w:p w14:paraId="4F3E5E27" w14:textId="77777777" w:rsidR="008D4F2E" w:rsidRPr="00ED60DD" w:rsidRDefault="00000000">
            <w:pPr>
              <w:spacing w:before="80" w:after="20"/>
              <w:jc w:val="both"/>
              <w:rPr>
                <w:rFonts w:ascii="Arial" w:eastAsia="Arial" w:hAnsi="Arial" w:cs="Arial"/>
                <w:b/>
                <w:bCs/>
                <w:color w:val="2E5496"/>
                <w:sz w:val="18"/>
                <w:szCs w:val="18"/>
                <w:lang w:val="es-AR"/>
              </w:rPr>
            </w:pPr>
            <w:r w:rsidRPr="00ED60DD">
              <w:rPr>
                <w:rFonts w:ascii="Arial" w:eastAsia="Arial" w:hAnsi="Arial" w:cs="Arial"/>
                <w:b/>
                <w:bCs/>
                <w:color w:val="2E5496"/>
                <w:sz w:val="18"/>
                <w:szCs w:val="18"/>
                <w:lang w:val="es-AR"/>
              </w:rPr>
              <w:t>5.2 Identificação da Publicidade — Todos os anúncios devem ser claramente identificados por meio de linguagem visível, como:</w:t>
            </w:r>
          </w:p>
        </w:tc>
        <w:tc>
          <w:tcPr>
            <w:tcW w:w="4675" w:type="dxa"/>
          </w:tcPr>
          <w:p w14:paraId="26AEDF34"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5.2 Advertising Identification - All advertisements must be clearly identified through visible language, such as:</w:t>
            </w:r>
          </w:p>
        </w:tc>
      </w:tr>
      <w:tr w:rsidR="008D4F2E" w14:paraId="3B8C39C1" w14:textId="77777777">
        <w:trPr>
          <w:jc w:val="center"/>
        </w:trPr>
        <w:tc>
          <w:tcPr>
            <w:tcW w:w="4675" w:type="dxa"/>
          </w:tcPr>
          <w:p w14:paraId="587B55F2" w14:textId="77777777" w:rsidR="008D4F2E" w:rsidRDefault="00000000">
            <w:pPr>
              <w:jc w:val="both"/>
              <w:rPr>
                <w:rFonts w:ascii="Arial" w:eastAsia="Arial" w:hAnsi="Arial" w:cs="Arial"/>
                <w:sz w:val="18"/>
                <w:szCs w:val="18"/>
              </w:rPr>
            </w:pPr>
            <w:r>
              <w:rPr>
                <w:rFonts w:ascii="Arial" w:eastAsia="Arial" w:hAnsi="Arial" w:cs="Arial"/>
                <w:sz w:val="18"/>
                <w:szCs w:val="18"/>
              </w:rPr>
              <w:t>•  “Publicidade”;</w:t>
            </w:r>
          </w:p>
        </w:tc>
        <w:tc>
          <w:tcPr>
            <w:tcW w:w="4675" w:type="dxa"/>
          </w:tcPr>
          <w:p w14:paraId="0E9D171C" w14:textId="77777777" w:rsidR="008D4F2E" w:rsidRDefault="00000000">
            <w:pPr>
              <w:jc w:val="both"/>
              <w:rPr>
                <w:rFonts w:ascii="Arial" w:eastAsia="Arial" w:hAnsi="Arial" w:cs="Arial"/>
                <w:sz w:val="18"/>
                <w:szCs w:val="18"/>
              </w:rPr>
            </w:pPr>
            <w:r>
              <w:rPr>
                <w:rFonts w:ascii="Arial" w:eastAsia="Arial" w:hAnsi="Arial" w:cs="Arial"/>
                <w:sz w:val="18"/>
                <w:szCs w:val="18"/>
              </w:rPr>
              <w:t>•  “Advertising”;</w:t>
            </w:r>
          </w:p>
        </w:tc>
      </w:tr>
      <w:tr w:rsidR="008D4F2E" w14:paraId="73D15C2F" w14:textId="77777777">
        <w:trPr>
          <w:jc w:val="center"/>
        </w:trPr>
        <w:tc>
          <w:tcPr>
            <w:tcW w:w="4675" w:type="dxa"/>
          </w:tcPr>
          <w:p w14:paraId="0D907DE1" w14:textId="77777777" w:rsidR="008D4F2E" w:rsidRDefault="00000000">
            <w:pPr>
              <w:jc w:val="both"/>
              <w:rPr>
                <w:rFonts w:ascii="Arial" w:eastAsia="Arial" w:hAnsi="Arial" w:cs="Arial"/>
                <w:sz w:val="18"/>
                <w:szCs w:val="18"/>
              </w:rPr>
            </w:pPr>
            <w:r>
              <w:rPr>
                <w:rFonts w:ascii="Arial" w:eastAsia="Arial" w:hAnsi="Arial" w:cs="Arial"/>
                <w:sz w:val="18"/>
                <w:szCs w:val="18"/>
              </w:rPr>
              <w:t>•  “Parceria paga com…”;</w:t>
            </w:r>
          </w:p>
        </w:tc>
        <w:tc>
          <w:tcPr>
            <w:tcW w:w="4675" w:type="dxa"/>
          </w:tcPr>
          <w:p w14:paraId="7B39CF44" w14:textId="77777777" w:rsidR="008D4F2E" w:rsidRDefault="00000000">
            <w:pPr>
              <w:jc w:val="both"/>
              <w:rPr>
                <w:rFonts w:ascii="Arial" w:eastAsia="Arial" w:hAnsi="Arial" w:cs="Arial"/>
                <w:sz w:val="18"/>
                <w:szCs w:val="18"/>
              </w:rPr>
            </w:pPr>
            <w:r>
              <w:rPr>
                <w:rFonts w:ascii="Arial" w:eastAsia="Arial" w:hAnsi="Arial" w:cs="Arial"/>
                <w:sz w:val="18"/>
                <w:szCs w:val="18"/>
              </w:rPr>
              <w:t>•  “Paid partnership with…”;</w:t>
            </w:r>
          </w:p>
        </w:tc>
      </w:tr>
      <w:tr w:rsidR="008D4F2E" w14:paraId="0D6B37A1" w14:textId="77777777">
        <w:trPr>
          <w:jc w:val="center"/>
        </w:trPr>
        <w:tc>
          <w:tcPr>
            <w:tcW w:w="4675" w:type="dxa"/>
          </w:tcPr>
          <w:p w14:paraId="41CA7A46"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xml:space="preserve">•  “#ad”, “#publi” (visíveis e legíveis). </w:t>
            </w:r>
          </w:p>
          <w:p w14:paraId="0FC1AB5F"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O anunciante deve estar claramente identificado.</w:t>
            </w:r>
          </w:p>
        </w:tc>
        <w:tc>
          <w:tcPr>
            <w:tcW w:w="4675" w:type="dxa"/>
          </w:tcPr>
          <w:p w14:paraId="13D80A1F" w14:textId="77777777" w:rsidR="008D4F2E" w:rsidRDefault="00000000">
            <w:pPr>
              <w:jc w:val="both"/>
              <w:rPr>
                <w:rFonts w:ascii="Arial" w:eastAsia="Arial" w:hAnsi="Arial" w:cs="Arial"/>
                <w:sz w:val="18"/>
                <w:szCs w:val="18"/>
              </w:rPr>
            </w:pPr>
            <w:r>
              <w:rPr>
                <w:rFonts w:ascii="Arial" w:eastAsia="Arial" w:hAnsi="Arial" w:cs="Arial"/>
                <w:sz w:val="18"/>
                <w:szCs w:val="18"/>
              </w:rPr>
              <w:t xml:space="preserve">•  “#ad”, “#publi” (visible and legible). </w:t>
            </w:r>
          </w:p>
          <w:p w14:paraId="6208F9FD" w14:textId="77777777" w:rsidR="008D4F2E" w:rsidRDefault="00000000">
            <w:pPr>
              <w:jc w:val="both"/>
              <w:rPr>
                <w:rFonts w:ascii="Arial" w:eastAsia="Arial" w:hAnsi="Arial" w:cs="Arial"/>
                <w:sz w:val="18"/>
                <w:szCs w:val="18"/>
              </w:rPr>
            </w:pPr>
            <w:r>
              <w:rPr>
                <w:rFonts w:ascii="Arial" w:eastAsia="Arial" w:hAnsi="Arial" w:cs="Arial"/>
                <w:sz w:val="18"/>
                <w:szCs w:val="18"/>
              </w:rPr>
              <w:t>The advertiser must be clearly identified.</w:t>
            </w:r>
          </w:p>
        </w:tc>
      </w:tr>
      <w:tr w:rsidR="008D4F2E" w14:paraId="7262A44E" w14:textId="77777777">
        <w:trPr>
          <w:jc w:val="center"/>
        </w:trPr>
        <w:tc>
          <w:tcPr>
            <w:tcW w:w="4675" w:type="dxa"/>
          </w:tcPr>
          <w:p w14:paraId="6541D15C" w14:textId="77777777" w:rsidR="008D4F2E" w:rsidRPr="00ED60DD" w:rsidRDefault="00000000">
            <w:pPr>
              <w:spacing w:before="80" w:after="20"/>
              <w:jc w:val="both"/>
              <w:rPr>
                <w:rFonts w:ascii="Arial" w:eastAsia="Arial" w:hAnsi="Arial" w:cs="Arial"/>
                <w:sz w:val="18"/>
                <w:szCs w:val="18"/>
                <w:lang w:val="es-AR"/>
              </w:rPr>
            </w:pPr>
            <w:r w:rsidRPr="00ED60DD">
              <w:rPr>
                <w:rFonts w:ascii="Arial" w:eastAsia="Arial" w:hAnsi="Arial" w:cs="Arial"/>
                <w:b/>
                <w:bCs/>
                <w:color w:val="2E5496"/>
                <w:sz w:val="18"/>
                <w:szCs w:val="18"/>
                <w:lang w:val="es-AR"/>
              </w:rPr>
              <w:t>5.3 Veracidade e Precisão — são proibidas as seguintes alegações:</w:t>
            </w:r>
          </w:p>
        </w:tc>
        <w:tc>
          <w:tcPr>
            <w:tcW w:w="4675" w:type="dxa"/>
          </w:tcPr>
          <w:p w14:paraId="2909A744"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5.3 Truthfulness and Accuracy — the following claims are prohibited:</w:t>
            </w:r>
          </w:p>
        </w:tc>
      </w:tr>
      <w:tr w:rsidR="008D4F2E" w14:paraId="5EF050AD" w14:textId="77777777">
        <w:trPr>
          <w:jc w:val="center"/>
        </w:trPr>
        <w:tc>
          <w:tcPr>
            <w:tcW w:w="4675" w:type="dxa"/>
          </w:tcPr>
          <w:p w14:paraId="4D4644EA" w14:textId="77777777" w:rsidR="008D4F2E" w:rsidRDefault="00000000">
            <w:pPr>
              <w:jc w:val="both"/>
              <w:rPr>
                <w:rFonts w:ascii="Arial" w:eastAsia="Arial" w:hAnsi="Arial" w:cs="Arial"/>
                <w:sz w:val="18"/>
                <w:szCs w:val="18"/>
              </w:rPr>
            </w:pPr>
            <w:r>
              <w:rPr>
                <w:rFonts w:ascii="Arial" w:eastAsia="Arial" w:hAnsi="Arial" w:cs="Arial"/>
                <w:sz w:val="18"/>
                <w:szCs w:val="18"/>
              </w:rPr>
              <w:t>•  Ganhos garantidos;</w:t>
            </w:r>
          </w:p>
        </w:tc>
        <w:tc>
          <w:tcPr>
            <w:tcW w:w="4675" w:type="dxa"/>
          </w:tcPr>
          <w:p w14:paraId="1BCE9329" w14:textId="77777777" w:rsidR="008D4F2E" w:rsidRDefault="00000000">
            <w:pPr>
              <w:jc w:val="both"/>
              <w:rPr>
                <w:rFonts w:ascii="Arial" w:eastAsia="Arial" w:hAnsi="Arial" w:cs="Arial"/>
                <w:sz w:val="18"/>
                <w:szCs w:val="18"/>
              </w:rPr>
            </w:pPr>
            <w:r>
              <w:rPr>
                <w:rFonts w:ascii="Arial" w:eastAsia="Arial" w:hAnsi="Arial" w:cs="Arial"/>
                <w:sz w:val="18"/>
                <w:szCs w:val="18"/>
              </w:rPr>
              <w:t>•  Guaranteed winnings;</w:t>
            </w:r>
          </w:p>
        </w:tc>
      </w:tr>
      <w:tr w:rsidR="008D4F2E" w14:paraId="0B8A0F4C" w14:textId="77777777">
        <w:trPr>
          <w:jc w:val="center"/>
        </w:trPr>
        <w:tc>
          <w:tcPr>
            <w:tcW w:w="4675" w:type="dxa"/>
          </w:tcPr>
          <w:p w14:paraId="4453F34F" w14:textId="77777777" w:rsidR="008D4F2E" w:rsidRDefault="00000000">
            <w:pPr>
              <w:jc w:val="both"/>
              <w:rPr>
                <w:rFonts w:ascii="Arial" w:eastAsia="Arial" w:hAnsi="Arial" w:cs="Arial"/>
                <w:sz w:val="18"/>
                <w:szCs w:val="18"/>
              </w:rPr>
            </w:pPr>
            <w:r>
              <w:rPr>
                <w:rFonts w:ascii="Arial" w:eastAsia="Arial" w:hAnsi="Arial" w:cs="Arial"/>
                <w:sz w:val="18"/>
                <w:szCs w:val="18"/>
              </w:rPr>
              <w:t>•  Dinheiro fácil;</w:t>
            </w:r>
          </w:p>
        </w:tc>
        <w:tc>
          <w:tcPr>
            <w:tcW w:w="4675" w:type="dxa"/>
          </w:tcPr>
          <w:p w14:paraId="63A9FE34" w14:textId="77777777" w:rsidR="008D4F2E" w:rsidRDefault="00000000">
            <w:pPr>
              <w:jc w:val="both"/>
              <w:rPr>
                <w:rFonts w:ascii="Arial" w:eastAsia="Arial" w:hAnsi="Arial" w:cs="Arial"/>
                <w:sz w:val="18"/>
                <w:szCs w:val="18"/>
              </w:rPr>
            </w:pPr>
            <w:r>
              <w:rPr>
                <w:rFonts w:ascii="Arial" w:eastAsia="Arial" w:hAnsi="Arial" w:cs="Arial"/>
                <w:sz w:val="18"/>
                <w:szCs w:val="18"/>
              </w:rPr>
              <w:t>•  Easy money;</w:t>
            </w:r>
          </w:p>
        </w:tc>
      </w:tr>
      <w:tr w:rsidR="008D4F2E" w14:paraId="54DACC34" w14:textId="77777777">
        <w:trPr>
          <w:jc w:val="center"/>
        </w:trPr>
        <w:tc>
          <w:tcPr>
            <w:tcW w:w="4675" w:type="dxa"/>
          </w:tcPr>
          <w:p w14:paraId="4A799A7E" w14:textId="77777777" w:rsidR="008D4F2E" w:rsidRDefault="00000000">
            <w:pPr>
              <w:jc w:val="both"/>
              <w:rPr>
                <w:rFonts w:ascii="Arial" w:eastAsia="Arial" w:hAnsi="Arial" w:cs="Arial"/>
                <w:sz w:val="18"/>
                <w:szCs w:val="18"/>
              </w:rPr>
            </w:pPr>
            <w:r>
              <w:rPr>
                <w:rFonts w:ascii="Arial" w:eastAsia="Arial" w:hAnsi="Arial" w:cs="Arial"/>
                <w:sz w:val="18"/>
                <w:szCs w:val="18"/>
              </w:rPr>
              <w:t>•  Ausência de riscos;</w:t>
            </w:r>
          </w:p>
        </w:tc>
        <w:tc>
          <w:tcPr>
            <w:tcW w:w="4675" w:type="dxa"/>
          </w:tcPr>
          <w:p w14:paraId="3628C358" w14:textId="77777777" w:rsidR="008D4F2E" w:rsidRDefault="00000000">
            <w:pPr>
              <w:jc w:val="both"/>
              <w:rPr>
                <w:rFonts w:ascii="Arial" w:eastAsia="Arial" w:hAnsi="Arial" w:cs="Arial"/>
                <w:sz w:val="18"/>
                <w:szCs w:val="18"/>
              </w:rPr>
            </w:pPr>
            <w:r>
              <w:rPr>
                <w:rFonts w:ascii="Arial" w:eastAsia="Arial" w:hAnsi="Arial" w:cs="Arial"/>
                <w:sz w:val="18"/>
                <w:szCs w:val="18"/>
              </w:rPr>
              <w:t>•  No risk;</w:t>
            </w:r>
          </w:p>
        </w:tc>
      </w:tr>
      <w:tr w:rsidR="008D4F2E" w14:paraId="71B82FE1" w14:textId="77777777">
        <w:trPr>
          <w:jc w:val="center"/>
        </w:trPr>
        <w:tc>
          <w:tcPr>
            <w:tcW w:w="4675" w:type="dxa"/>
          </w:tcPr>
          <w:p w14:paraId="68D8BA6F"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Qualquer sugestão de influência sobre resultados.</w:t>
            </w:r>
          </w:p>
        </w:tc>
        <w:tc>
          <w:tcPr>
            <w:tcW w:w="4675" w:type="dxa"/>
          </w:tcPr>
          <w:p w14:paraId="5D752278" w14:textId="77777777" w:rsidR="008D4F2E" w:rsidRDefault="00000000">
            <w:pPr>
              <w:jc w:val="both"/>
              <w:rPr>
                <w:rFonts w:ascii="Arial" w:eastAsia="Arial" w:hAnsi="Arial" w:cs="Arial"/>
                <w:sz w:val="18"/>
                <w:szCs w:val="18"/>
              </w:rPr>
            </w:pPr>
            <w:r>
              <w:rPr>
                <w:rFonts w:ascii="Arial" w:eastAsia="Arial" w:hAnsi="Arial" w:cs="Arial"/>
                <w:sz w:val="18"/>
                <w:szCs w:val="18"/>
              </w:rPr>
              <w:t>•  Any suggestion of influence over outcomes.</w:t>
            </w:r>
          </w:p>
        </w:tc>
      </w:tr>
      <w:tr w:rsidR="008D4F2E" w14:paraId="541BC1FC" w14:textId="77777777">
        <w:trPr>
          <w:jc w:val="center"/>
        </w:trPr>
        <w:tc>
          <w:tcPr>
            <w:tcW w:w="4675" w:type="dxa"/>
          </w:tcPr>
          <w:p w14:paraId="4211C638"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i/>
                <w:iCs/>
                <w:sz w:val="18"/>
                <w:szCs w:val="18"/>
                <w:lang w:val="es-AR"/>
              </w:rPr>
              <w:t>Regra-chave: nenhuma publicidade pode sugerir que apostas constituem forma de investimento, renda ou melhoria financeira.</w:t>
            </w:r>
          </w:p>
        </w:tc>
        <w:tc>
          <w:tcPr>
            <w:tcW w:w="4675" w:type="dxa"/>
          </w:tcPr>
          <w:p w14:paraId="3EEE395F" w14:textId="77777777" w:rsidR="008D4F2E" w:rsidRDefault="00000000">
            <w:pPr>
              <w:spacing w:before="40" w:after="40"/>
              <w:jc w:val="both"/>
              <w:rPr>
                <w:rFonts w:ascii="Arial" w:eastAsia="Arial" w:hAnsi="Arial" w:cs="Arial"/>
                <w:sz w:val="18"/>
                <w:szCs w:val="18"/>
              </w:rPr>
            </w:pPr>
            <w:r>
              <w:rPr>
                <w:rFonts w:ascii="Arial" w:eastAsia="Arial" w:hAnsi="Arial" w:cs="Arial"/>
                <w:i/>
                <w:iCs/>
                <w:sz w:val="18"/>
                <w:szCs w:val="18"/>
              </w:rPr>
              <w:t>Key rule: no advertising may suggest that betting is a form of investment, income or financial improvement.</w:t>
            </w:r>
          </w:p>
        </w:tc>
      </w:tr>
      <w:tr w:rsidR="008D4F2E" w14:paraId="68815B03" w14:textId="77777777">
        <w:trPr>
          <w:jc w:val="center"/>
        </w:trPr>
        <w:tc>
          <w:tcPr>
            <w:tcW w:w="4675" w:type="dxa"/>
          </w:tcPr>
          <w:p w14:paraId="47EDBD88"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5.4 Inclusões obrigatórias:</w:t>
            </w:r>
          </w:p>
        </w:tc>
        <w:tc>
          <w:tcPr>
            <w:tcW w:w="4675" w:type="dxa"/>
          </w:tcPr>
          <w:p w14:paraId="068CF435"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5.4 Mandatory inclusions:</w:t>
            </w:r>
          </w:p>
        </w:tc>
      </w:tr>
      <w:tr w:rsidR="008D4F2E" w14:paraId="3C6330BA" w14:textId="77777777">
        <w:trPr>
          <w:jc w:val="center"/>
        </w:trPr>
        <w:tc>
          <w:tcPr>
            <w:tcW w:w="4675" w:type="dxa"/>
          </w:tcPr>
          <w:p w14:paraId="458D600D"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Número da Portaria de Autorização da SPA/MF do Operador;</w:t>
            </w:r>
          </w:p>
        </w:tc>
        <w:tc>
          <w:tcPr>
            <w:tcW w:w="4675" w:type="dxa"/>
          </w:tcPr>
          <w:p w14:paraId="5BAAA405" w14:textId="77777777" w:rsidR="008D4F2E" w:rsidRDefault="00000000">
            <w:pPr>
              <w:jc w:val="both"/>
              <w:rPr>
                <w:rFonts w:ascii="Arial" w:eastAsia="Arial" w:hAnsi="Arial" w:cs="Arial"/>
                <w:sz w:val="18"/>
                <w:szCs w:val="18"/>
              </w:rPr>
            </w:pPr>
            <w:r>
              <w:rPr>
                <w:rFonts w:ascii="Arial" w:eastAsia="Arial" w:hAnsi="Arial" w:cs="Arial"/>
                <w:sz w:val="18"/>
                <w:szCs w:val="18"/>
              </w:rPr>
              <w:t>•  Number of the Operator’s SPA/MF Authorization Ordinance;</w:t>
            </w:r>
          </w:p>
        </w:tc>
      </w:tr>
      <w:tr w:rsidR="008D4F2E" w14:paraId="08793833" w14:textId="77777777">
        <w:trPr>
          <w:jc w:val="center"/>
        </w:trPr>
        <w:tc>
          <w:tcPr>
            <w:tcW w:w="4675" w:type="dxa"/>
          </w:tcPr>
          <w:p w14:paraId="44513267"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Informações essenciais da oferta (quando aplicável);</w:t>
            </w:r>
          </w:p>
        </w:tc>
        <w:tc>
          <w:tcPr>
            <w:tcW w:w="4675" w:type="dxa"/>
          </w:tcPr>
          <w:p w14:paraId="7A07634B" w14:textId="77777777" w:rsidR="008D4F2E" w:rsidRDefault="00000000">
            <w:pPr>
              <w:jc w:val="both"/>
              <w:rPr>
                <w:rFonts w:ascii="Arial" w:eastAsia="Arial" w:hAnsi="Arial" w:cs="Arial"/>
                <w:sz w:val="18"/>
                <w:szCs w:val="18"/>
              </w:rPr>
            </w:pPr>
            <w:r>
              <w:rPr>
                <w:rFonts w:ascii="Arial" w:eastAsia="Arial" w:hAnsi="Arial" w:cs="Arial"/>
                <w:sz w:val="18"/>
                <w:szCs w:val="18"/>
              </w:rPr>
              <w:t>•  Essential offer information (where applicable);</w:t>
            </w:r>
          </w:p>
        </w:tc>
      </w:tr>
      <w:tr w:rsidR="008D4F2E" w14:paraId="637C2DE0" w14:textId="77777777">
        <w:trPr>
          <w:jc w:val="center"/>
        </w:trPr>
        <w:tc>
          <w:tcPr>
            <w:tcW w:w="4675" w:type="dxa"/>
          </w:tcPr>
          <w:p w14:paraId="2D6DAB0F" w14:textId="77777777" w:rsidR="008D4F2E" w:rsidRDefault="00000000">
            <w:pPr>
              <w:jc w:val="both"/>
              <w:rPr>
                <w:rFonts w:ascii="Arial" w:eastAsia="Arial" w:hAnsi="Arial" w:cs="Arial"/>
                <w:sz w:val="18"/>
                <w:szCs w:val="18"/>
              </w:rPr>
            </w:pPr>
            <w:r>
              <w:rPr>
                <w:rFonts w:ascii="Arial" w:eastAsia="Arial" w:hAnsi="Arial" w:cs="Arial"/>
                <w:sz w:val="18"/>
                <w:szCs w:val="18"/>
              </w:rPr>
              <w:t>•  Valores em moeda local;</w:t>
            </w:r>
          </w:p>
        </w:tc>
        <w:tc>
          <w:tcPr>
            <w:tcW w:w="4675" w:type="dxa"/>
          </w:tcPr>
          <w:p w14:paraId="63483092" w14:textId="77777777" w:rsidR="008D4F2E" w:rsidRDefault="00000000">
            <w:pPr>
              <w:jc w:val="both"/>
              <w:rPr>
                <w:rFonts w:ascii="Arial" w:eastAsia="Arial" w:hAnsi="Arial" w:cs="Arial"/>
                <w:sz w:val="18"/>
                <w:szCs w:val="18"/>
              </w:rPr>
            </w:pPr>
            <w:r>
              <w:rPr>
                <w:rFonts w:ascii="Arial" w:eastAsia="Arial" w:hAnsi="Arial" w:cs="Arial"/>
                <w:sz w:val="18"/>
                <w:szCs w:val="18"/>
              </w:rPr>
              <w:t>•  Amounts in local currency;</w:t>
            </w:r>
          </w:p>
        </w:tc>
      </w:tr>
      <w:tr w:rsidR="008D4F2E" w14:paraId="3079621B" w14:textId="77777777">
        <w:trPr>
          <w:jc w:val="center"/>
        </w:trPr>
        <w:tc>
          <w:tcPr>
            <w:tcW w:w="4675" w:type="dxa"/>
          </w:tcPr>
          <w:p w14:paraId="2DF8C63D"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Referência/link aos Termos e Condições completos;</w:t>
            </w:r>
          </w:p>
        </w:tc>
        <w:tc>
          <w:tcPr>
            <w:tcW w:w="4675" w:type="dxa"/>
          </w:tcPr>
          <w:p w14:paraId="3BD9E029" w14:textId="77777777" w:rsidR="008D4F2E" w:rsidRDefault="00000000">
            <w:pPr>
              <w:jc w:val="both"/>
              <w:rPr>
                <w:rFonts w:ascii="Arial" w:eastAsia="Arial" w:hAnsi="Arial" w:cs="Arial"/>
                <w:sz w:val="18"/>
                <w:szCs w:val="18"/>
              </w:rPr>
            </w:pPr>
            <w:r>
              <w:rPr>
                <w:rFonts w:ascii="Arial" w:eastAsia="Arial" w:hAnsi="Arial" w:cs="Arial"/>
                <w:sz w:val="18"/>
                <w:szCs w:val="18"/>
              </w:rPr>
              <w:t>•  Reference/link to the full Terms &amp; Conditions;</w:t>
            </w:r>
          </w:p>
        </w:tc>
      </w:tr>
      <w:tr w:rsidR="008D4F2E" w14:paraId="13ED0E66" w14:textId="77777777">
        <w:trPr>
          <w:jc w:val="center"/>
        </w:trPr>
        <w:tc>
          <w:tcPr>
            <w:tcW w:w="4675" w:type="dxa"/>
          </w:tcPr>
          <w:p w14:paraId="3BB57E26" w14:textId="77777777" w:rsidR="008D4F2E" w:rsidRDefault="00000000">
            <w:pPr>
              <w:jc w:val="both"/>
              <w:rPr>
                <w:rFonts w:ascii="Arial" w:eastAsia="Arial" w:hAnsi="Arial" w:cs="Arial"/>
                <w:sz w:val="18"/>
                <w:szCs w:val="18"/>
              </w:rPr>
            </w:pPr>
            <w:r>
              <w:rPr>
                <w:rFonts w:ascii="Arial" w:eastAsia="Arial" w:hAnsi="Arial" w:cs="Arial"/>
                <w:sz w:val="18"/>
                <w:szCs w:val="18"/>
              </w:rPr>
              <w:t>•  +18;</w:t>
            </w:r>
          </w:p>
        </w:tc>
        <w:tc>
          <w:tcPr>
            <w:tcW w:w="4675" w:type="dxa"/>
          </w:tcPr>
          <w:p w14:paraId="3CB55790" w14:textId="77777777" w:rsidR="008D4F2E" w:rsidRDefault="00000000">
            <w:pPr>
              <w:jc w:val="both"/>
              <w:rPr>
                <w:rFonts w:ascii="Arial" w:eastAsia="Arial" w:hAnsi="Arial" w:cs="Arial"/>
                <w:sz w:val="18"/>
                <w:szCs w:val="18"/>
              </w:rPr>
            </w:pPr>
            <w:r>
              <w:rPr>
                <w:rFonts w:ascii="Arial" w:eastAsia="Arial" w:hAnsi="Arial" w:cs="Arial"/>
                <w:sz w:val="18"/>
                <w:szCs w:val="18"/>
              </w:rPr>
              <w:t>•  +18;</w:t>
            </w:r>
          </w:p>
        </w:tc>
      </w:tr>
      <w:tr w:rsidR="008D4F2E" w14:paraId="2EF7CF8F" w14:textId="77777777">
        <w:trPr>
          <w:jc w:val="center"/>
        </w:trPr>
        <w:tc>
          <w:tcPr>
            <w:tcW w:w="4675" w:type="dxa"/>
          </w:tcPr>
          <w:p w14:paraId="084E25CA" w14:textId="77777777" w:rsidR="008D4F2E" w:rsidRDefault="00000000">
            <w:pPr>
              <w:jc w:val="both"/>
              <w:rPr>
                <w:rFonts w:ascii="Arial" w:eastAsia="Arial" w:hAnsi="Arial" w:cs="Arial"/>
                <w:sz w:val="18"/>
                <w:szCs w:val="18"/>
              </w:rPr>
            </w:pPr>
            <w:r>
              <w:rPr>
                <w:rFonts w:ascii="Arial" w:eastAsia="Arial" w:hAnsi="Arial" w:cs="Arial"/>
                <w:sz w:val="18"/>
                <w:szCs w:val="18"/>
              </w:rPr>
              <w:t>•  Advertência: Jogue com Responsabilidade.</w:t>
            </w:r>
          </w:p>
        </w:tc>
        <w:tc>
          <w:tcPr>
            <w:tcW w:w="4675" w:type="dxa"/>
          </w:tcPr>
          <w:p w14:paraId="390C7BD8" w14:textId="77777777" w:rsidR="008D4F2E" w:rsidRDefault="00000000">
            <w:pPr>
              <w:jc w:val="both"/>
              <w:rPr>
                <w:rFonts w:ascii="Arial" w:eastAsia="Arial" w:hAnsi="Arial" w:cs="Arial"/>
                <w:sz w:val="18"/>
                <w:szCs w:val="18"/>
              </w:rPr>
            </w:pPr>
            <w:r>
              <w:rPr>
                <w:rFonts w:ascii="Arial" w:eastAsia="Arial" w:hAnsi="Arial" w:cs="Arial"/>
                <w:sz w:val="18"/>
                <w:szCs w:val="18"/>
              </w:rPr>
              <w:t>•  Warning: Gamble Responsibly.</w:t>
            </w:r>
          </w:p>
        </w:tc>
      </w:tr>
      <w:tr w:rsidR="008D4F2E" w14:paraId="325827DE" w14:textId="77777777">
        <w:trPr>
          <w:jc w:val="center"/>
        </w:trPr>
        <w:tc>
          <w:tcPr>
            <w:tcW w:w="4675" w:type="dxa"/>
          </w:tcPr>
          <w:p w14:paraId="73E25C5D" w14:textId="77777777" w:rsidR="008D4F2E" w:rsidRPr="00ED60DD" w:rsidRDefault="00000000">
            <w:pPr>
              <w:spacing w:before="120" w:after="40"/>
              <w:jc w:val="both"/>
              <w:rPr>
                <w:rFonts w:ascii="Arial" w:eastAsia="Arial" w:hAnsi="Arial" w:cs="Arial"/>
                <w:sz w:val="18"/>
                <w:szCs w:val="18"/>
                <w:lang w:val="es-AR"/>
              </w:rPr>
            </w:pPr>
            <w:r w:rsidRPr="00ED60DD">
              <w:rPr>
                <w:rFonts w:ascii="Arial" w:eastAsia="Arial" w:hAnsi="Arial" w:cs="Arial"/>
                <w:b/>
                <w:bCs/>
                <w:color w:val="1F3864"/>
                <w:sz w:val="18"/>
                <w:szCs w:val="18"/>
                <w:lang w:val="es-AR"/>
              </w:rPr>
              <w:t>6. Proteção de Crianças, Adolescentes e Pessoas Vulneráveis</w:t>
            </w:r>
          </w:p>
        </w:tc>
        <w:tc>
          <w:tcPr>
            <w:tcW w:w="4675" w:type="dxa"/>
          </w:tcPr>
          <w:p w14:paraId="4DFE5D8F"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6. Protection of Children, Adolescents and Vulnerable Persons</w:t>
            </w:r>
          </w:p>
        </w:tc>
      </w:tr>
      <w:tr w:rsidR="008D4F2E" w14:paraId="6551DE12" w14:textId="77777777">
        <w:trPr>
          <w:jc w:val="center"/>
        </w:trPr>
        <w:tc>
          <w:tcPr>
            <w:tcW w:w="4675" w:type="dxa"/>
          </w:tcPr>
          <w:p w14:paraId="7AFE3F38"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É estritamente proibido direcionar publicidade a menores de 18 anos. Elementos obrigatórios: símbolo “18+”; atores devem ter e aparentar pelo menos 21 anos.</w:t>
            </w:r>
          </w:p>
        </w:tc>
        <w:tc>
          <w:tcPr>
            <w:tcW w:w="4675" w:type="dxa"/>
          </w:tcPr>
          <w:p w14:paraId="06CC43CE"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It is strictly prohibited to target advertising at persons under 18. Mandatory elements: “18+” symbol; actors must be and appear to be at least 21 years old.</w:t>
            </w:r>
          </w:p>
        </w:tc>
      </w:tr>
      <w:tr w:rsidR="008D4F2E" w14:paraId="6D464BBF" w14:textId="77777777">
        <w:trPr>
          <w:jc w:val="center"/>
        </w:trPr>
        <w:tc>
          <w:tcPr>
            <w:tcW w:w="4675" w:type="dxa"/>
          </w:tcPr>
          <w:p w14:paraId="10C14723"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Proibido:</w:t>
            </w:r>
          </w:p>
        </w:tc>
        <w:tc>
          <w:tcPr>
            <w:tcW w:w="4675" w:type="dxa"/>
          </w:tcPr>
          <w:p w14:paraId="61D2C116"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Prohibited:</w:t>
            </w:r>
          </w:p>
        </w:tc>
      </w:tr>
      <w:tr w:rsidR="008D4F2E" w14:paraId="76CE19C2" w14:textId="77777777">
        <w:trPr>
          <w:jc w:val="center"/>
        </w:trPr>
        <w:tc>
          <w:tcPr>
            <w:tcW w:w="4675" w:type="dxa"/>
          </w:tcPr>
          <w:p w14:paraId="3CD4C7A9"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Personagens de desenho animado ou com aparência infantil;</w:t>
            </w:r>
          </w:p>
        </w:tc>
        <w:tc>
          <w:tcPr>
            <w:tcW w:w="4675" w:type="dxa"/>
          </w:tcPr>
          <w:p w14:paraId="49FC802D" w14:textId="77777777" w:rsidR="008D4F2E" w:rsidRDefault="00000000">
            <w:pPr>
              <w:jc w:val="both"/>
              <w:rPr>
                <w:rFonts w:ascii="Arial" w:eastAsia="Arial" w:hAnsi="Arial" w:cs="Arial"/>
                <w:sz w:val="18"/>
                <w:szCs w:val="18"/>
              </w:rPr>
            </w:pPr>
            <w:r>
              <w:rPr>
                <w:rFonts w:ascii="Arial" w:eastAsia="Arial" w:hAnsi="Arial" w:cs="Arial"/>
                <w:sz w:val="18"/>
                <w:szCs w:val="18"/>
              </w:rPr>
              <w:t>•  Cartoon characters or childlike appearance;</w:t>
            </w:r>
          </w:p>
        </w:tc>
      </w:tr>
      <w:tr w:rsidR="008D4F2E" w14:paraId="1FEEA8AB" w14:textId="77777777">
        <w:trPr>
          <w:jc w:val="center"/>
        </w:trPr>
        <w:tc>
          <w:tcPr>
            <w:tcW w:w="4675" w:type="dxa"/>
          </w:tcPr>
          <w:p w14:paraId="5BBF1864" w14:textId="77777777" w:rsidR="008D4F2E" w:rsidRDefault="00000000">
            <w:pPr>
              <w:jc w:val="both"/>
              <w:rPr>
                <w:rFonts w:ascii="Arial" w:eastAsia="Arial" w:hAnsi="Arial" w:cs="Arial"/>
                <w:sz w:val="18"/>
                <w:szCs w:val="18"/>
              </w:rPr>
            </w:pPr>
            <w:r>
              <w:rPr>
                <w:rFonts w:ascii="Arial" w:eastAsia="Arial" w:hAnsi="Arial" w:cs="Arial"/>
                <w:sz w:val="18"/>
                <w:szCs w:val="18"/>
              </w:rPr>
              <w:t>•  Linguagem infantilizada;</w:t>
            </w:r>
          </w:p>
        </w:tc>
        <w:tc>
          <w:tcPr>
            <w:tcW w:w="4675" w:type="dxa"/>
          </w:tcPr>
          <w:p w14:paraId="4D17AA57" w14:textId="77777777" w:rsidR="008D4F2E" w:rsidRDefault="00000000">
            <w:pPr>
              <w:jc w:val="both"/>
              <w:rPr>
                <w:rFonts w:ascii="Arial" w:eastAsia="Arial" w:hAnsi="Arial" w:cs="Arial"/>
                <w:sz w:val="18"/>
                <w:szCs w:val="18"/>
              </w:rPr>
            </w:pPr>
            <w:r>
              <w:rPr>
                <w:rFonts w:ascii="Arial" w:eastAsia="Arial" w:hAnsi="Arial" w:cs="Arial"/>
                <w:sz w:val="18"/>
                <w:szCs w:val="18"/>
              </w:rPr>
              <w:t>•  Childish language;</w:t>
            </w:r>
          </w:p>
        </w:tc>
      </w:tr>
      <w:tr w:rsidR="008D4F2E" w14:paraId="29DEFF8C" w14:textId="77777777">
        <w:trPr>
          <w:jc w:val="center"/>
        </w:trPr>
        <w:tc>
          <w:tcPr>
            <w:tcW w:w="4675" w:type="dxa"/>
          </w:tcPr>
          <w:p w14:paraId="21C97287"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Influenciadores com audiência predominantemente menor de 18 anos;</w:t>
            </w:r>
          </w:p>
        </w:tc>
        <w:tc>
          <w:tcPr>
            <w:tcW w:w="4675" w:type="dxa"/>
          </w:tcPr>
          <w:p w14:paraId="483B66AE" w14:textId="77777777" w:rsidR="008D4F2E" w:rsidRDefault="00000000">
            <w:pPr>
              <w:jc w:val="both"/>
              <w:rPr>
                <w:rFonts w:ascii="Arial" w:eastAsia="Arial" w:hAnsi="Arial" w:cs="Arial"/>
                <w:sz w:val="18"/>
                <w:szCs w:val="18"/>
              </w:rPr>
            </w:pPr>
            <w:r>
              <w:rPr>
                <w:rFonts w:ascii="Arial" w:eastAsia="Arial" w:hAnsi="Arial" w:cs="Arial"/>
                <w:sz w:val="18"/>
                <w:szCs w:val="18"/>
              </w:rPr>
              <w:t>•  Influencers whose audience is predominantly under 18;</w:t>
            </w:r>
          </w:p>
        </w:tc>
      </w:tr>
      <w:tr w:rsidR="008D4F2E" w14:paraId="29441719" w14:textId="77777777">
        <w:trPr>
          <w:jc w:val="center"/>
        </w:trPr>
        <w:tc>
          <w:tcPr>
            <w:tcW w:w="4675" w:type="dxa"/>
          </w:tcPr>
          <w:p w14:paraId="6AFE6BA2"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Mídias ou canais direcionados a menores;</w:t>
            </w:r>
          </w:p>
        </w:tc>
        <w:tc>
          <w:tcPr>
            <w:tcW w:w="4675" w:type="dxa"/>
          </w:tcPr>
          <w:p w14:paraId="3D741485" w14:textId="77777777" w:rsidR="008D4F2E" w:rsidRDefault="00000000">
            <w:pPr>
              <w:jc w:val="both"/>
              <w:rPr>
                <w:rFonts w:ascii="Arial" w:eastAsia="Arial" w:hAnsi="Arial" w:cs="Arial"/>
                <w:sz w:val="18"/>
                <w:szCs w:val="18"/>
              </w:rPr>
            </w:pPr>
            <w:r>
              <w:rPr>
                <w:rFonts w:ascii="Arial" w:eastAsia="Arial" w:hAnsi="Arial" w:cs="Arial"/>
                <w:sz w:val="18"/>
                <w:szCs w:val="18"/>
              </w:rPr>
              <w:t>•  Media or channels aimed at minors;</w:t>
            </w:r>
          </w:p>
        </w:tc>
      </w:tr>
      <w:tr w:rsidR="008D4F2E" w14:paraId="147E75FD" w14:textId="77777777">
        <w:trPr>
          <w:jc w:val="center"/>
        </w:trPr>
        <w:tc>
          <w:tcPr>
            <w:tcW w:w="4675" w:type="dxa"/>
          </w:tcPr>
          <w:p w14:paraId="3436D953"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Roupas, cenários, brinquedos ou vozes com temática infantil.</w:t>
            </w:r>
          </w:p>
        </w:tc>
        <w:tc>
          <w:tcPr>
            <w:tcW w:w="4675" w:type="dxa"/>
          </w:tcPr>
          <w:p w14:paraId="373C0451" w14:textId="77777777" w:rsidR="008D4F2E" w:rsidRDefault="00000000">
            <w:pPr>
              <w:jc w:val="both"/>
              <w:rPr>
                <w:rFonts w:ascii="Arial" w:eastAsia="Arial" w:hAnsi="Arial" w:cs="Arial"/>
                <w:sz w:val="18"/>
                <w:szCs w:val="18"/>
              </w:rPr>
            </w:pPr>
            <w:r>
              <w:rPr>
                <w:rFonts w:ascii="Arial" w:eastAsia="Arial" w:hAnsi="Arial" w:cs="Arial"/>
                <w:sz w:val="18"/>
                <w:szCs w:val="18"/>
              </w:rPr>
              <w:t>•  Clothing, settings, toys or voices with a childlike theme.</w:t>
            </w:r>
          </w:p>
        </w:tc>
      </w:tr>
      <w:tr w:rsidR="008D4F2E" w14:paraId="5FF64EB3" w14:textId="77777777">
        <w:trPr>
          <w:jc w:val="center"/>
        </w:trPr>
        <w:tc>
          <w:tcPr>
            <w:tcW w:w="4675" w:type="dxa"/>
          </w:tcPr>
          <w:p w14:paraId="5281273A"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Mecanismos obrigatórios:</w:t>
            </w:r>
          </w:p>
        </w:tc>
        <w:tc>
          <w:tcPr>
            <w:tcW w:w="4675" w:type="dxa"/>
          </w:tcPr>
          <w:p w14:paraId="3FCABE60"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Mandatory mechanisms:</w:t>
            </w:r>
          </w:p>
        </w:tc>
      </w:tr>
      <w:tr w:rsidR="008D4F2E" w14:paraId="3AA2A19E" w14:textId="77777777">
        <w:trPr>
          <w:jc w:val="center"/>
        </w:trPr>
        <w:tc>
          <w:tcPr>
            <w:tcW w:w="4675" w:type="dxa"/>
          </w:tcPr>
          <w:p w14:paraId="07362377" w14:textId="77777777" w:rsidR="008D4F2E" w:rsidRDefault="00000000">
            <w:pPr>
              <w:jc w:val="both"/>
              <w:rPr>
                <w:rFonts w:ascii="Arial" w:eastAsia="Arial" w:hAnsi="Arial" w:cs="Arial"/>
                <w:sz w:val="18"/>
                <w:szCs w:val="18"/>
              </w:rPr>
            </w:pPr>
            <w:r>
              <w:rPr>
                <w:rFonts w:ascii="Arial" w:eastAsia="Arial" w:hAnsi="Arial" w:cs="Arial"/>
                <w:sz w:val="18"/>
                <w:szCs w:val="18"/>
              </w:rPr>
              <w:t>•  Controle de idade (age gating);</w:t>
            </w:r>
          </w:p>
        </w:tc>
        <w:tc>
          <w:tcPr>
            <w:tcW w:w="4675" w:type="dxa"/>
          </w:tcPr>
          <w:p w14:paraId="42FB3810" w14:textId="77777777" w:rsidR="008D4F2E" w:rsidRDefault="00000000">
            <w:pPr>
              <w:jc w:val="both"/>
              <w:rPr>
                <w:rFonts w:ascii="Arial" w:eastAsia="Arial" w:hAnsi="Arial" w:cs="Arial"/>
                <w:sz w:val="18"/>
                <w:szCs w:val="18"/>
              </w:rPr>
            </w:pPr>
            <w:r>
              <w:rPr>
                <w:rFonts w:ascii="Arial" w:eastAsia="Arial" w:hAnsi="Arial" w:cs="Arial"/>
                <w:sz w:val="18"/>
                <w:szCs w:val="18"/>
              </w:rPr>
              <w:t>•  Age gating;</w:t>
            </w:r>
          </w:p>
        </w:tc>
      </w:tr>
      <w:tr w:rsidR="008D4F2E" w14:paraId="0B1F54D5" w14:textId="77777777">
        <w:trPr>
          <w:jc w:val="center"/>
        </w:trPr>
        <w:tc>
          <w:tcPr>
            <w:tcW w:w="4675" w:type="dxa"/>
          </w:tcPr>
          <w:p w14:paraId="0C1F0225" w14:textId="77777777" w:rsidR="008D4F2E" w:rsidRDefault="00000000">
            <w:pPr>
              <w:jc w:val="both"/>
              <w:rPr>
                <w:rFonts w:ascii="Arial" w:eastAsia="Arial" w:hAnsi="Arial" w:cs="Arial"/>
                <w:sz w:val="18"/>
                <w:szCs w:val="18"/>
              </w:rPr>
            </w:pPr>
            <w:r>
              <w:rPr>
                <w:rFonts w:ascii="Arial" w:eastAsia="Arial" w:hAnsi="Arial" w:cs="Arial"/>
                <w:sz w:val="18"/>
                <w:szCs w:val="18"/>
              </w:rPr>
              <w:t>•  Segmentação por idade;</w:t>
            </w:r>
          </w:p>
        </w:tc>
        <w:tc>
          <w:tcPr>
            <w:tcW w:w="4675" w:type="dxa"/>
          </w:tcPr>
          <w:p w14:paraId="1CA1ED75" w14:textId="77777777" w:rsidR="008D4F2E" w:rsidRDefault="00000000">
            <w:pPr>
              <w:jc w:val="both"/>
              <w:rPr>
                <w:rFonts w:ascii="Arial" w:eastAsia="Arial" w:hAnsi="Arial" w:cs="Arial"/>
                <w:sz w:val="18"/>
                <w:szCs w:val="18"/>
              </w:rPr>
            </w:pPr>
            <w:r>
              <w:rPr>
                <w:rFonts w:ascii="Arial" w:eastAsia="Arial" w:hAnsi="Arial" w:cs="Arial"/>
                <w:sz w:val="18"/>
                <w:szCs w:val="18"/>
              </w:rPr>
              <w:t>•  Age-based targeting;</w:t>
            </w:r>
          </w:p>
        </w:tc>
      </w:tr>
      <w:tr w:rsidR="008D4F2E" w14:paraId="50765C19" w14:textId="77777777">
        <w:trPr>
          <w:jc w:val="center"/>
        </w:trPr>
        <w:tc>
          <w:tcPr>
            <w:tcW w:w="4675" w:type="dxa"/>
          </w:tcPr>
          <w:p w14:paraId="4C06331D"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Bloqueio de anúncios em conteúdos voltados ao público infantil.</w:t>
            </w:r>
          </w:p>
        </w:tc>
        <w:tc>
          <w:tcPr>
            <w:tcW w:w="4675" w:type="dxa"/>
          </w:tcPr>
          <w:p w14:paraId="24E3C12B" w14:textId="77777777" w:rsidR="008D4F2E" w:rsidRDefault="00000000">
            <w:pPr>
              <w:jc w:val="both"/>
              <w:rPr>
                <w:rFonts w:ascii="Arial" w:eastAsia="Arial" w:hAnsi="Arial" w:cs="Arial"/>
                <w:sz w:val="18"/>
                <w:szCs w:val="18"/>
              </w:rPr>
            </w:pPr>
            <w:r>
              <w:rPr>
                <w:rFonts w:ascii="Arial" w:eastAsia="Arial" w:hAnsi="Arial" w:cs="Arial"/>
                <w:sz w:val="18"/>
                <w:szCs w:val="18"/>
              </w:rPr>
              <w:t>•  Blocking ads in child-oriented content.</w:t>
            </w:r>
          </w:p>
        </w:tc>
      </w:tr>
      <w:tr w:rsidR="008D4F2E" w14:paraId="6B2BC472" w14:textId="77777777">
        <w:trPr>
          <w:jc w:val="center"/>
        </w:trPr>
        <w:tc>
          <w:tcPr>
            <w:tcW w:w="4675" w:type="dxa"/>
          </w:tcPr>
          <w:p w14:paraId="67B7FDE0" w14:textId="77777777" w:rsidR="008D4F2E" w:rsidRPr="00ED60DD" w:rsidRDefault="00000000">
            <w:pPr>
              <w:spacing w:before="120" w:after="40"/>
              <w:jc w:val="both"/>
              <w:rPr>
                <w:rFonts w:ascii="Arial" w:eastAsia="Arial" w:hAnsi="Arial" w:cs="Arial"/>
                <w:sz w:val="18"/>
                <w:szCs w:val="18"/>
                <w:lang w:val="es-AR"/>
              </w:rPr>
            </w:pPr>
            <w:r w:rsidRPr="00ED60DD">
              <w:rPr>
                <w:rFonts w:ascii="Arial" w:eastAsia="Arial" w:hAnsi="Arial" w:cs="Arial"/>
                <w:b/>
                <w:bCs/>
                <w:color w:val="1F3864"/>
                <w:sz w:val="18"/>
                <w:szCs w:val="18"/>
                <w:lang w:val="es-AR"/>
              </w:rPr>
              <w:t>7. Responsabilidade Social e Jogo Responsável — a publicidade não deve:</w:t>
            </w:r>
          </w:p>
        </w:tc>
        <w:tc>
          <w:tcPr>
            <w:tcW w:w="4675" w:type="dxa"/>
          </w:tcPr>
          <w:p w14:paraId="18936F91"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7. Social Responsibility and Responsible Gambling — advertising must not:</w:t>
            </w:r>
          </w:p>
        </w:tc>
      </w:tr>
      <w:tr w:rsidR="008D4F2E" w14:paraId="35370207" w14:textId="77777777">
        <w:trPr>
          <w:jc w:val="center"/>
        </w:trPr>
        <w:tc>
          <w:tcPr>
            <w:tcW w:w="4675" w:type="dxa"/>
          </w:tcPr>
          <w:p w14:paraId="091C4127" w14:textId="77777777" w:rsidR="008D4F2E" w:rsidRDefault="00000000">
            <w:pPr>
              <w:jc w:val="both"/>
              <w:rPr>
                <w:rFonts w:ascii="Arial" w:eastAsia="Arial" w:hAnsi="Arial" w:cs="Arial"/>
                <w:sz w:val="18"/>
                <w:szCs w:val="18"/>
              </w:rPr>
            </w:pPr>
            <w:r>
              <w:rPr>
                <w:rFonts w:ascii="Arial" w:eastAsia="Arial" w:hAnsi="Arial" w:cs="Arial"/>
                <w:sz w:val="18"/>
                <w:szCs w:val="18"/>
              </w:rPr>
              <w:t>•  Associar apostas a sucesso pessoal, profissional, sexual ou financeiro;</w:t>
            </w:r>
          </w:p>
        </w:tc>
        <w:tc>
          <w:tcPr>
            <w:tcW w:w="4675" w:type="dxa"/>
          </w:tcPr>
          <w:p w14:paraId="1BFC32D6" w14:textId="77777777" w:rsidR="008D4F2E" w:rsidRDefault="00000000">
            <w:pPr>
              <w:jc w:val="both"/>
              <w:rPr>
                <w:rFonts w:ascii="Arial" w:eastAsia="Arial" w:hAnsi="Arial" w:cs="Arial"/>
                <w:sz w:val="18"/>
                <w:szCs w:val="18"/>
              </w:rPr>
            </w:pPr>
            <w:r>
              <w:rPr>
                <w:rFonts w:ascii="Arial" w:eastAsia="Arial" w:hAnsi="Arial" w:cs="Arial"/>
                <w:sz w:val="18"/>
                <w:szCs w:val="18"/>
              </w:rPr>
              <w:t>•  Associate betting with personal, professional, sexual or financial success;</w:t>
            </w:r>
          </w:p>
        </w:tc>
      </w:tr>
      <w:tr w:rsidR="008D4F2E" w14:paraId="521E4A96" w14:textId="77777777">
        <w:trPr>
          <w:jc w:val="center"/>
        </w:trPr>
        <w:tc>
          <w:tcPr>
            <w:tcW w:w="4675" w:type="dxa"/>
          </w:tcPr>
          <w:p w14:paraId="1A55888F" w14:textId="77777777" w:rsidR="008D4F2E" w:rsidRDefault="00000000">
            <w:pPr>
              <w:jc w:val="both"/>
              <w:rPr>
                <w:rFonts w:ascii="Arial" w:eastAsia="Arial" w:hAnsi="Arial" w:cs="Arial"/>
                <w:sz w:val="18"/>
                <w:szCs w:val="18"/>
              </w:rPr>
            </w:pPr>
            <w:r>
              <w:rPr>
                <w:rFonts w:ascii="Arial" w:eastAsia="Arial" w:hAnsi="Arial" w:cs="Arial"/>
                <w:sz w:val="18"/>
                <w:szCs w:val="18"/>
              </w:rPr>
              <w:t>•  Incentivar o jogo excessivo;</w:t>
            </w:r>
          </w:p>
        </w:tc>
        <w:tc>
          <w:tcPr>
            <w:tcW w:w="4675" w:type="dxa"/>
          </w:tcPr>
          <w:p w14:paraId="5E648A66" w14:textId="77777777" w:rsidR="008D4F2E" w:rsidRDefault="00000000">
            <w:pPr>
              <w:jc w:val="both"/>
              <w:rPr>
                <w:rFonts w:ascii="Arial" w:eastAsia="Arial" w:hAnsi="Arial" w:cs="Arial"/>
                <w:sz w:val="18"/>
                <w:szCs w:val="18"/>
              </w:rPr>
            </w:pPr>
            <w:r>
              <w:rPr>
                <w:rFonts w:ascii="Arial" w:eastAsia="Arial" w:hAnsi="Arial" w:cs="Arial"/>
                <w:sz w:val="18"/>
                <w:szCs w:val="18"/>
              </w:rPr>
              <w:t>•  Encourage excessive gambling;</w:t>
            </w:r>
          </w:p>
        </w:tc>
      </w:tr>
      <w:tr w:rsidR="008D4F2E" w14:paraId="15FE4B90" w14:textId="77777777">
        <w:trPr>
          <w:jc w:val="center"/>
        </w:trPr>
        <w:tc>
          <w:tcPr>
            <w:tcW w:w="4675" w:type="dxa"/>
          </w:tcPr>
          <w:p w14:paraId="6F204D08" w14:textId="77777777" w:rsidR="008D4F2E" w:rsidRDefault="00000000">
            <w:pPr>
              <w:jc w:val="both"/>
              <w:rPr>
                <w:rFonts w:ascii="Arial" w:eastAsia="Arial" w:hAnsi="Arial" w:cs="Arial"/>
                <w:sz w:val="18"/>
                <w:szCs w:val="18"/>
              </w:rPr>
            </w:pPr>
            <w:r>
              <w:rPr>
                <w:rFonts w:ascii="Arial" w:eastAsia="Arial" w:hAnsi="Arial" w:cs="Arial"/>
                <w:sz w:val="18"/>
                <w:szCs w:val="18"/>
              </w:rPr>
              <w:t>•  Prometer recuperação de perdas;</w:t>
            </w:r>
          </w:p>
        </w:tc>
        <w:tc>
          <w:tcPr>
            <w:tcW w:w="4675" w:type="dxa"/>
          </w:tcPr>
          <w:p w14:paraId="4538255D" w14:textId="77777777" w:rsidR="008D4F2E" w:rsidRDefault="00000000">
            <w:pPr>
              <w:jc w:val="both"/>
              <w:rPr>
                <w:rFonts w:ascii="Arial" w:eastAsia="Arial" w:hAnsi="Arial" w:cs="Arial"/>
                <w:sz w:val="18"/>
                <w:szCs w:val="18"/>
              </w:rPr>
            </w:pPr>
            <w:r>
              <w:rPr>
                <w:rFonts w:ascii="Arial" w:eastAsia="Arial" w:hAnsi="Arial" w:cs="Arial"/>
                <w:sz w:val="18"/>
                <w:szCs w:val="18"/>
              </w:rPr>
              <w:t>•  Promise recovery of losses;</w:t>
            </w:r>
          </w:p>
        </w:tc>
      </w:tr>
      <w:tr w:rsidR="008D4F2E" w14:paraId="1D302E8E" w14:textId="77777777">
        <w:trPr>
          <w:jc w:val="center"/>
        </w:trPr>
        <w:tc>
          <w:tcPr>
            <w:tcW w:w="4675" w:type="dxa"/>
          </w:tcPr>
          <w:p w14:paraId="57A58091"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Sugerir que apostar resolve problemas pessoais;</w:t>
            </w:r>
          </w:p>
        </w:tc>
        <w:tc>
          <w:tcPr>
            <w:tcW w:w="4675" w:type="dxa"/>
          </w:tcPr>
          <w:p w14:paraId="03422FCB" w14:textId="77777777" w:rsidR="008D4F2E" w:rsidRDefault="00000000">
            <w:pPr>
              <w:jc w:val="both"/>
              <w:rPr>
                <w:rFonts w:ascii="Arial" w:eastAsia="Arial" w:hAnsi="Arial" w:cs="Arial"/>
                <w:sz w:val="18"/>
                <w:szCs w:val="18"/>
              </w:rPr>
            </w:pPr>
            <w:r>
              <w:rPr>
                <w:rFonts w:ascii="Arial" w:eastAsia="Arial" w:hAnsi="Arial" w:cs="Arial"/>
                <w:sz w:val="18"/>
                <w:szCs w:val="18"/>
              </w:rPr>
              <w:t>•  Suggest that betting solves personal problems;</w:t>
            </w:r>
          </w:p>
        </w:tc>
      </w:tr>
      <w:tr w:rsidR="008D4F2E" w14:paraId="022CDD14" w14:textId="77777777">
        <w:trPr>
          <w:jc w:val="center"/>
        </w:trPr>
        <w:tc>
          <w:tcPr>
            <w:tcW w:w="4675" w:type="dxa"/>
          </w:tcPr>
          <w:p w14:paraId="5C76ACB7"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Inferir que não apostadores são fracos;</w:t>
            </w:r>
          </w:p>
        </w:tc>
        <w:tc>
          <w:tcPr>
            <w:tcW w:w="4675" w:type="dxa"/>
          </w:tcPr>
          <w:p w14:paraId="4FCCE2FD" w14:textId="77777777" w:rsidR="008D4F2E" w:rsidRDefault="00000000">
            <w:pPr>
              <w:jc w:val="both"/>
              <w:rPr>
                <w:rFonts w:ascii="Arial" w:eastAsia="Arial" w:hAnsi="Arial" w:cs="Arial"/>
                <w:sz w:val="18"/>
                <w:szCs w:val="18"/>
              </w:rPr>
            </w:pPr>
            <w:r>
              <w:rPr>
                <w:rFonts w:ascii="Arial" w:eastAsia="Arial" w:hAnsi="Arial" w:cs="Arial"/>
                <w:sz w:val="18"/>
                <w:szCs w:val="18"/>
              </w:rPr>
              <w:t>•  Imply that non-bettors are weak;</w:t>
            </w:r>
          </w:p>
        </w:tc>
      </w:tr>
      <w:tr w:rsidR="008D4F2E" w14:paraId="15DCD588" w14:textId="77777777">
        <w:trPr>
          <w:jc w:val="center"/>
        </w:trPr>
        <w:tc>
          <w:tcPr>
            <w:tcW w:w="4675" w:type="dxa"/>
          </w:tcPr>
          <w:p w14:paraId="0E2A0197" w14:textId="77777777" w:rsidR="008D4F2E" w:rsidRDefault="00000000">
            <w:pPr>
              <w:jc w:val="both"/>
              <w:rPr>
                <w:rFonts w:ascii="Arial" w:eastAsia="Arial" w:hAnsi="Arial" w:cs="Arial"/>
                <w:sz w:val="18"/>
                <w:szCs w:val="18"/>
              </w:rPr>
            </w:pPr>
            <w:r>
              <w:rPr>
                <w:rFonts w:ascii="Arial" w:eastAsia="Arial" w:hAnsi="Arial" w:cs="Arial"/>
                <w:sz w:val="18"/>
                <w:szCs w:val="18"/>
              </w:rPr>
              <w:lastRenderedPageBreak/>
              <w:t>•  Utilizar conteúdo sexualizado;</w:t>
            </w:r>
          </w:p>
        </w:tc>
        <w:tc>
          <w:tcPr>
            <w:tcW w:w="4675" w:type="dxa"/>
          </w:tcPr>
          <w:p w14:paraId="7C8BAF9B" w14:textId="77777777" w:rsidR="008D4F2E" w:rsidRDefault="00000000">
            <w:pPr>
              <w:jc w:val="both"/>
              <w:rPr>
                <w:rFonts w:ascii="Arial" w:eastAsia="Arial" w:hAnsi="Arial" w:cs="Arial"/>
                <w:sz w:val="18"/>
                <w:szCs w:val="18"/>
              </w:rPr>
            </w:pPr>
            <w:r>
              <w:rPr>
                <w:rFonts w:ascii="Arial" w:eastAsia="Arial" w:hAnsi="Arial" w:cs="Arial"/>
                <w:sz w:val="18"/>
                <w:szCs w:val="18"/>
              </w:rPr>
              <w:t>•  Use sexualized content;</w:t>
            </w:r>
          </w:p>
        </w:tc>
      </w:tr>
      <w:tr w:rsidR="008D4F2E" w14:paraId="0876F0A4" w14:textId="77777777">
        <w:trPr>
          <w:jc w:val="center"/>
        </w:trPr>
        <w:tc>
          <w:tcPr>
            <w:tcW w:w="4675" w:type="dxa"/>
          </w:tcPr>
          <w:p w14:paraId="53F87E93" w14:textId="77777777" w:rsidR="008D4F2E" w:rsidRDefault="00000000">
            <w:pPr>
              <w:jc w:val="both"/>
              <w:rPr>
                <w:rFonts w:ascii="Arial" w:eastAsia="Arial" w:hAnsi="Arial" w:cs="Arial"/>
                <w:sz w:val="18"/>
                <w:szCs w:val="18"/>
              </w:rPr>
            </w:pPr>
            <w:r>
              <w:rPr>
                <w:rFonts w:ascii="Arial" w:eastAsia="Arial" w:hAnsi="Arial" w:cs="Arial"/>
                <w:sz w:val="18"/>
                <w:szCs w:val="18"/>
              </w:rPr>
              <w:t>•  Incentivar comportamento ilegal;</w:t>
            </w:r>
          </w:p>
        </w:tc>
        <w:tc>
          <w:tcPr>
            <w:tcW w:w="4675" w:type="dxa"/>
          </w:tcPr>
          <w:p w14:paraId="7F1CA1C5" w14:textId="77777777" w:rsidR="008D4F2E" w:rsidRDefault="00000000">
            <w:pPr>
              <w:jc w:val="both"/>
              <w:rPr>
                <w:rFonts w:ascii="Arial" w:eastAsia="Arial" w:hAnsi="Arial" w:cs="Arial"/>
                <w:sz w:val="18"/>
                <w:szCs w:val="18"/>
              </w:rPr>
            </w:pPr>
            <w:r>
              <w:rPr>
                <w:rFonts w:ascii="Arial" w:eastAsia="Arial" w:hAnsi="Arial" w:cs="Arial"/>
                <w:sz w:val="18"/>
                <w:szCs w:val="18"/>
              </w:rPr>
              <w:t>•  Encourage illegal behavior;</w:t>
            </w:r>
          </w:p>
        </w:tc>
      </w:tr>
      <w:tr w:rsidR="008D4F2E" w14:paraId="4F2BCA45" w14:textId="77777777">
        <w:trPr>
          <w:jc w:val="center"/>
        </w:trPr>
        <w:tc>
          <w:tcPr>
            <w:tcW w:w="4675" w:type="dxa"/>
          </w:tcPr>
          <w:p w14:paraId="55FA709C"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Apresentar o jogo como prioridade de vida;</w:t>
            </w:r>
          </w:p>
        </w:tc>
        <w:tc>
          <w:tcPr>
            <w:tcW w:w="4675" w:type="dxa"/>
          </w:tcPr>
          <w:p w14:paraId="03BEF0E2" w14:textId="77777777" w:rsidR="008D4F2E" w:rsidRDefault="00000000">
            <w:pPr>
              <w:jc w:val="both"/>
              <w:rPr>
                <w:rFonts w:ascii="Arial" w:eastAsia="Arial" w:hAnsi="Arial" w:cs="Arial"/>
                <w:sz w:val="18"/>
                <w:szCs w:val="18"/>
              </w:rPr>
            </w:pPr>
            <w:r>
              <w:rPr>
                <w:rFonts w:ascii="Arial" w:eastAsia="Arial" w:hAnsi="Arial" w:cs="Arial"/>
                <w:sz w:val="18"/>
                <w:szCs w:val="18"/>
              </w:rPr>
              <w:t>•  Present gambling as a life priority;</w:t>
            </w:r>
          </w:p>
        </w:tc>
      </w:tr>
      <w:tr w:rsidR="008D4F2E" w14:paraId="0CD3FB04" w14:textId="77777777">
        <w:trPr>
          <w:jc w:val="center"/>
        </w:trPr>
        <w:tc>
          <w:tcPr>
            <w:tcW w:w="4675" w:type="dxa"/>
          </w:tcPr>
          <w:p w14:paraId="5DFB8D6F" w14:textId="77777777" w:rsidR="008D4F2E" w:rsidRDefault="00000000">
            <w:pPr>
              <w:jc w:val="both"/>
              <w:rPr>
                <w:rFonts w:ascii="Arial" w:eastAsia="Arial" w:hAnsi="Arial" w:cs="Arial"/>
                <w:sz w:val="18"/>
                <w:szCs w:val="18"/>
              </w:rPr>
            </w:pPr>
            <w:r>
              <w:rPr>
                <w:rFonts w:ascii="Arial" w:eastAsia="Arial" w:hAnsi="Arial" w:cs="Arial"/>
                <w:sz w:val="18"/>
                <w:szCs w:val="18"/>
              </w:rPr>
              <w:t>•  Empregar estereótipos discriminatórios;</w:t>
            </w:r>
          </w:p>
        </w:tc>
        <w:tc>
          <w:tcPr>
            <w:tcW w:w="4675" w:type="dxa"/>
          </w:tcPr>
          <w:p w14:paraId="166DC966" w14:textId="77777777" w:rsidR="008D4F2E" w:rsidRDefault="00000000">
            <w:pPr>
              <w:jc w:val="both"/>
              <w:rPr>
                <w:rFonts w:ascii="Arial" w:eastAsia="Arial" w:hAnsi="Arial" w:cs="Arial"/>
                <w:sz w:val="18"/>
                <w:szCs w:val="18"/>
              </w:rPr>
            </w:pPr>
            <w:r>
              <w:rPr>
                <w:rFonts w:ascii="Arial" w:eastAsia="Arial" w:hAnsi="Arial" w:cs="Arial"/>
                <w:sz w:val="18"/>
                <w:szCs w:val="18"/>
              </w:rPr>
              <w:t>•  Use discriminatory stereotypes;</w:t>
            </w:r>
          </w:p>
        </w:tc>
      </w:tr>
      <w:tr w:rsidR="008D4F2E" w14:paraId="3BAC419E" w14:textId="77777777">
        <w:trPr>
          <w:jc w:val="center"/>
        </w:trPr>
        <w:tc>
          <w:tcPr>
            <w:tcW w:w="4675" w:type="dxa"/>
          </w:tcPr>
          <w:p w14:paraId="3B517B54"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Ofender valores culturais ou tradicionais, especialmente aqueles contrários ao jogo.</w:t>
            </w:r>
          </w:p>
        </w:tc>
        <w:tc>
          <w:tcPr>
            <w:tcW w:w="4675" w:type="dxa"/>
          </w:tcPr>
          <w:p w14:paraId="3FF52C2B" w14:textId="77777777" w:rsidR="008D4F2E" w:rsidRDefault="00000000">
            <w:pPr>
              <w:jc w:val="both"/>
              <w:rPr>
                <w:rFonts w:ascii="Arial" w:eastAsia="Arial" w:hAnsi="Arial" w:cs="Arial"/>
                <w:sz w:val="18"/>
                <w:szCs w:val="18"/>
              </w:rPr>
            </w:pPr>
            <w:r>
              <w:rPr>
                <w:rFonts w:ascii="Arial" w:eastAsia="Arial" w:hAnsi="Arial" w:cs="Arial"/>
                <w:sz w:val="18"/>
                <w:szCs w:val="18"/>
              </w:rPr>
              <w:t>•  Offend cultural or traditional values, especially those opposed to gambling..</w:t>
            </w:r>
          </w:p>
        </w:tc>
      </w:tr>
      <w:tr w:rsidR="008D4F2E" w14:paraId="05606118" w14:textId="77777777">
        <w:trPr>
          <w:jc w:val="center"/>
        </w:trPr>
        <w:tc>
          <w:tcPr>
            <w:tcW w:w="4675" w:type="dxa"/>
          </w:tcPr>
          <w:p w14:paraId="5A5E15A0"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8. Advertências Obrigatórias</w:t>
            </w:r>
          </w:p>
        </w:tc>
        <w:tc>
          <w:tcPr>
            <w:tcW w:w="4675" w:type="dxa"/>
          </w:tcPr>
          <w:p w14:paraId="6670830C"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8. Mandatory Warnings</w:t>
            </w:r>
          </w:p>
        </w:tc>
      </w:tr>
      <w:tr w:rsidR="008D4F2E" w14:paraId="21B156B9" w14:textId="77777777">
        <w:trPr>
          <w:jc w:val="center"/>
        </w:trPr>
        <w:tc>
          <w:tcPr>
            <w:tcW w:w="4675" w:type="dxa"/>
          </w:tcPr>
          <w:p w14:paraId="5D798140"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Obrigatório (mínimo de 10% do tamanho da peça): “18+” ou “Proibido para menores de 18 anos”.</w:t>
            </w:r>
          </w:p>
        </w:tc>
        <w:tc>
          <w:tcPr>
            <w:tcW w:w="4675" w:type="dxa"/>
          </w:tcPr>
          <w:p w14:paraId="1960628C"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Mandatory (minimum 10% of the size of the piece): “18+” or “Prohibited for persons under 18”.</w:t>
            </w:r>
          </w:p>
        </w:tc>
      </w:tr>
      <w:tr w:rsidR="008D4F2E" w14:paraId="1F44FC37" w14:textId="77777777">
        <w:trPr>
          <w:jc w:val="center"/>
        </w:trPr>
        <w:tc>
          <w:tcPr>
            <w:tcW w:w="4675" w:type="dxa"/>
          </w:tcPr>
          <w:p w14:paraId="2B58C416" w14:textId="77777777" w:rsidR="008D4F2E" w:rsidRPr="00ED60DD" w:rsidRDefault="00000000">
            <w:pPr>
              <w:spacing w:before="80" w:after="20"/>
              <w:jc w:val="both"/>
              <w:rPr>
                <w:rFonts w:ascii="Arial" w:eastAsia="Arial" w:hAnsi="Arial" w:cs="Arial"/>
                <w:sz w:val="18"/>
                <w:szCs w:val="18"/>
                <w:lang w:val="es-AR"/>
              </w:rPr>
            </w:pPr>
            <w:r w:rsidRPr="00ED60DD">
              <w:rPr>
                <w:rFonts w:ascii="Arial" w:eastAsia="Arial" w:hAnsi="Arial" w:cs="Arial"/>
                <w:b/>
                <w:bCs/>
                <w:color w:val="2E5496"/>
                <w:sz w:val="18"/>
                <w:szCs w:val="18"/>
                <w:lang w:val="es-AR"/>
              </w:rPr>
              <w:t>Advertência de jogo responsável (escolher uma):</w:t>
            </w:r>
          </w:p>
        </w:tc>
        <w:tc>
          <w:tcPr>
            <w:tcW w:w="4675" w:type="dxa"/>
          </w:tcPr>
          <w:p w14:paraId="07674169"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Responsible-gambling warning (choose one):</w:t>
            </w:r>
          </w:p>
        </w:tc>
      </w:tr>
      <w:tr w:rsidR="008D4F2E" w14:paraId="6D27164C" w14:textId="77777777">
        <w:trPr>
          <w:jc w:val="center"/>
        </w:trPr>
        <w:tc>
          <w:tcPr>
            <w:tcW w:w="4675" w:type="dxa"/>
          </w:tcPr>
          <w:p w14:paraId="348C7DC2" w14:textId="77777777" w:rsidR="008D4F2E" w:rsidRDefault="00000000">
            <w:pPr>
              <w:jc w:val="both"/>
              <w:rPr>
                <w:rFonts w:ascii="Arial" w:eastAsia="Arial" w:hAnsi="Arial" w:cs="Arial"/>
                <w:sz w:val="18"/>
                <w:szCs w:val="18"/>
              </w:rPr>
            </w:pPr>
            <w:r>
              <w:rPr>
                <w:rFonts w:ascii="Arial" w:eastAsia="Arial" w:hAnsi="Arial" w:cs="Arial"/>
                <w:sz w:val="18"/>
                <w:szCs w:val="18"/>
              </w:rPr>
              <w:t>•  Jogue com responsabilidade.</w:t>
            </w:r>
          </w:p>
        </w:tc>
        <w:tc>
          <w:tcPr>
            <w:tcW w:w="4675" w:type="dxa"/>
          </w:tcPr>
          <w:p w14:paraId="0CC142A9" w14:textId="77777777" w:rsidR="008D4F2E" w:rsidRDefault="00000000">
            <w:pPr>
              <w:jc w:val="both"/>
              <w:rPr>
                <w:rFonts w:ascii="Arial" w:eastAsia="Arial" w:hAnsi="Arial" w:cs="Arial"/>
                <w:sz w:val="18"/>
                <w:szCs w:val="18"/>
              </w:rPr>
            </w:pPr>
            <w:r>
              <w:rPr>
                <w:rFonts w:ascii="Arial" w:eastAsia="Arial" w:hAnsi="Arial" w:cs="Arial"/>
                <w:sz w:val="18"/>
                <w:szCs w:val="18"/>
              </w:rPr>
              <w:t>•  Gamble responsibly.</w:t>
            </w:r>
          </w:p>
        </w:tc>
      </w:tr>
      <w:tr w:rsidR="008D4F2E" w14:paraId="4BAD11F2" w14:textId="77777777">
        <w:trPr>
          <w:jc w:val="center"/>
        </w:trPr>
        <w:tc>
          <w:tcPr>
            <w:tcW w:w="4675" w:type="dxa"/>
          </w:tcPr>
          <w:p w14:paraId="0F8F57B3" w14:textId="77777777" w:rsidR="008D4F2E" w:rsidRDefault="00000000">
            <w:pPr>
              <w:jc w:val="both"/>
              <w:rPr>
                <w:rFonts w:ascii="Arial" w:eastAsia="Arial" w:hAnsi="Arial" w:cs="Arial"/>
                <w:sz w:val="18"/>
                <w:szCs w:val="18"/>
              </w:rPr>
            </w:pPr>
            <w:r>
              <w:rPr>
                <w:rFonts w:ascii="Arial" w:eastAsia="Arial" w:hAnsi="Arial" w:cs="Arial"/>
                <w:sz w:val="18"/>
                <w:szCs w:val="18"/>
              </w:rPr>
              <w:t>•  Aposta não é investimento.</w:t>
            </w:r>
          </w:p>
        </w:tc>
        <w:tc>
          <w:tcPr>
            <w:tcW w:w="4675" w:type="dxa"/>
          </w:tcPr>
          <w:p w14:paraId="09242BB2" w14:textId="77777777" w:rsidR="008D4F2E" w:rsidRDefault="00000000">
            <w:pPr>
              <w:jc w:val="both"/>
              <w:rPr>
                <w:rFonts w:ascii="Arial" w:eastAsia="Arial" w:hAnsi="Arial" w:cs="Arial"/>
                <w:sz w:val="18"/>
                <w:szCs w:val="18"/>
              </w:rPr>
            </w:pPr>
            <w:r>
              <w:rPr>
                <w:rFonts w:ascii="Arial" w:eastAsia="Arial" w:hAnsi="Arial" w:cs="Arial"/>
                <w:sz w:val="18"/>
                <w:szCs w:val="18"/>
              </w:rPr>
              <w:t>•  Betting is not investment.</w:t>
            </w:r>
          </w:p>
        </w:tc>
      </w:tr>
      <w:tr w:rsidR="008D4F2E" w14:paraId="2E60FA33" w14:textId="77777777">
        <w:trPr>
          <w:jc w:val="center"/>
        </w:trPr>
        <w:tc>
          <w:tcPr>
            <w:tcW w:w="4675" w:type="dxa"/>
          </w:tcPr>
          <w:p w14:paraId="4996594A" w14:textId="77777777" w:rsidR="008D4F2E" w:rsidRDefault="00000000">
            <w:pPr>
              <w:jc w:val="both"/>
              <w:rPr>
                <w:rFonts w:ascii="Arial" w:eastAsia="Arial" w:hAnsi="Arial" w:cs="Arial"/>
                <w:sz w:val="18"/>
                <w:szCs w:val="18"/>
              </w:rPr>
            </w:pPr>
            <w:r>
              <w:rPr>
                <w:rFonts w:ascii="Arial" w:eastAsia="Arial" w:hAnsi="Arial" w:cs="Arial"/>
                <w:sz w:val="18"/>
                <w:szCs w:val="18"/>
              </w:rPr>
              <w:t>•  Apostas podem causar dependência.</w:t>
            </w:r>
          </w:p>
        </w:tc>
        <w:tc>
          <w:tcPr>
            <w:tcW w:w="4675" w:type="dxa"/>
          </w:tcPr>
          <w:p w14:paraId="27EC46B3" w14:textId="77777777" w:rsidR="008D4F2E" w:rsidRDefault="00000000">
            <w:pPr>
              <w:jc w:val="both"/>
              <w:rPr>
                <w:rFonts w:ascii="Arial" w:eastAsia="Arial" w:hAnsi="Arial" w:cs="Arial"/>
                <w:sz w:val="18"/>
                <w:szCs w:val="18"/>
              </w:rPr>
            </w:pPr>
            <w:r>
              <w:rPr>
                <w:rFonts w:ascii="Arial" w:eastAsia="Arial" w:hAnsi="Arial" w:cs="Arial"/>
                <w:sz w:val="18"/>
                <w:szCs w:val="18"/>
              </w:rPr>
              <w:t>•  Betting can be addictive.</w:t>
            </w:r>
          </w:p>
        </w:tc>
      </w:tr>
      <w:tr w:rsidR="008D4F2E" w14:paraId="0A119989" w14:textId="77777777">
        <w:trPr>
          <w:jc w:val="center"/>
        </w:trPr>
        <w:tc>
          <w:tcPr>
            <w:tcW w:w="4675" w:type="dxa"/>
          </w:tcPr>
          <w:p w14:paraId="596B40B5"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Apostas podem gerar perdas financeiras.</w:t>
            </w:r>
          </w:p>
        </w:tc>
        <w:tc>
          <w:tcPr>
            <w:tcW w:w="4675" w:type="dxa"/>
          </w:tcPr>
          <w:p w14:paraId="029E32DA" w14:textId="77777777" w:rsidR="008D4F2E" w:rsidRDefault="00000000">
            <w:pPr>
              <w:jc w:val="both"/>
              <w:rPr>
                <w:rFonts w:ascii="Arial" w:eastAsia="Arial" w:hAnsi="Arial" w:cs="Arial"/>
                <w:sz w:val="18"/>
                <w:szCs w:val="18"/>
              </w:rPr>
            </w:pPr>
            <w:r>
              <w:rPr>
                <w:rFonts w:ascii="Arial" w:eastAsia="Arial" w:hAnsi="Arial" w:cs="Arial"/>
                <w:sz w:val="18"/>
                <w:szCs w:val="18"/>
              </w:rPr>
              <w:t>•  Betting can lead to financial losses.</w:t>
            </w:r>
          </w:p>
        </w:tc>
      </w:tr>
      <w:tr w:rsidR="008D4F2E" w14:paraId="5A93E0DE" w14:textId="77777777">
        <w:trPr>
          <w:jc w:val="center"/>
        </w:trPr>
        <w:tc>
          <w:tcPr>
            <w:tcW w:w="4675" w:type="dxa"/>
          </w:tcPr>
          <w:p w14:paraId="603BC30F"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Saiba quando apostar e quando parar.</w:t>
            </w:r>
          </w:p>
        </w:tc>
        <w:tc>
          <w:tcPr>
            <w:tcW w:w="4675" w:type="dxa"/>
          </w:tcPr>
          <w:p w14:paraId="6FB70050" w14:textId="77777777" w:rsidR="008D4F2E" w:rsidRDefault="00000000">
            <w:pPr>
              <w:jc w:val="both"/>
              <w:rPr>
                <w:rFonts w:ascii="Arial" w:eastAsia="Arial" w:hAnsi="Arial" w:cs="Arial"/>
                <w:sz w:val="18"/>
                <w:szCs w:val="18"/>
              </w:rPr>
            </w:pPr>
            <w:r>
              <w:rPr>
                <w:rFonts w:ascii="Arial" w:eastAsia="Arial" w:hAnsi="Arial" w:cs="Arial"/>
                <w:sz w:val="18"/>
                <w:szCs w:val="18"/>
              </w:rPr>
              <w:t>•  Know when to bet and when to stop.</w:t>
            </w:r>
          </w:p>
        </w:tc>
      </w:tr>
      <w:tr w:rsidR="008D4F2E" w14:paraId="7873561A" w14:textId="77777777">
        <w:trPr>
          <w:jc w:val="center"/>
        </w:trPr>
        <w:tc>
          <w:tcPr>
            <w:tcW w:w="4675" w:type="dxa"/>
          </w:tcPr>
          <w:p w14:paraId="76267C63" w14:textId="77777777" w:rsidR="008D4F2E" w:rsidRDefault="00000000">
            <w:pPr>
              <w:jc w:val="both"/>
              <w:rPr>
                <w:rFonts w:ascii="Arial" w:eastAsia="Arial" w:hAnsi="Arial" w:cs="Arial"/>
                <w:sz w:val="18"/>
                <w:szCs w:val="18"/>
              </w:rPr>
            </w:pPr>
            <w:r>
              <w:rPr>
                <w:rFonts w:ascii="Arial" w:eastAsia="Arial" w:hAnsi="Arial" w:cs="Arial"/>
                <w:sz w:val="18"/>
                <w:szCs w:val="18"/>
              </w:rPr>
              <w:t xml:space="preserve">Modelo BetWarrior: </w:t>
            </w:r>
          </w:p>
          <w:p w14:paraId="3D7ED6B4" w14:textId="77777777" w:rsidR="008D4F2E" w:rsidRDefault="00000000">
            <w:pPr>
              <w:jc w:val="both"/>
              <w:rPr>
                <w:rFonts w:ascii="Arial" w:eastAsia="Arial" w:hAnsi="Arial" w:cs="Arial"/>
                <w:sz w:val="18"/>
                <w:szCs w:val="18"/>
              </w:rPr>
            </w:pPr>
            <w:r>
              <w:rPr>
                <w:rFonts w:ascii="Arial" w:eastAsia="Arial" w:hAnsi="Arial" w:cs="Arial"/>
                <w:noProof/>
                <w:sz w:val="18"/>
                <w:szCs w:val="18"/>
              </w:rPr>
              <w:drawing>
                <wp:inline distT="114300" distB="114300" distL="114300" distR="114300" wp14:anchorId="73D5487C" wp14:editId="584AAC77">
                  <wp:extent cx="2819400" cy="419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819400" cy="419100"/>
                          </a:xfrm>
                          <a:prstGeom prst="rect">
                            <a:avLst/>
                          </a:prstGeom>
                          <a:ln/>
                        </pic:spPr>
                      </pic:pic>
                    </a:graphicData>
                  </a:graphic>
                </wp:inline>
              </w:drawing>
            </w:r>
          </w:p>
        </w:tc>
        <w:tc>
          <w:tcPr>
            <w:tcW w:w="4675" w:type="dxa"/>
          </w:tcPr>
          <w:p w14:paraId="45FF913B" w14:textId="77777777" w:rsidR="008D4F2E" w:rsidRDefault="00000000">
            <w:pPr>
              <w:jc w:val="both"/>
              <w:rPr>
                <w:rFonts w:ascii="Arial" w:eastAsia="Arial" w:hAnsi="Arial" w:cs="Arial"/>
                <w:sz w:val="18"/>
                <w:szCs w:val="18"/>
              </w:rPr>
            </w:pPr>
            <w:r>
              <w:rPr>
                <w:rFonts w:ascii="Arial" w:eastAsia="Arial" w:hAnsi="Arial" w:cs="Arial"/>
                <w:sz w:val="18"/>
                <w:szCs w:val="18"/>
              </w:rPr>
              <w:t>BetWar</w:t>
            </w:r>
            <w:r>
              <w:rPr>
                <w:rFonts w:ascii="Arial" w:eastAsia="Arial" w:hAnsi="Arial" w:cs="Arial"/>
                <w:noProof/>
                <w:sz w:val="18"/>
                <w:szCs w:val="18"/>
              </w:rPr>
              <w:drawing>
                <wp:inline distT="114300" distB="114300" distL="114300" distR="114300" wp14:anchorId="43C72EF7" wp14:editId="4B619C7C">
                  <wp:extent cx="2819400" cy="4191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819400" cy="419100"/>
                          </a:xfrm>
                          <a:prstGeom prst="rect">
                            <a:avLst/>
                          </a:prstGeom>
                          <a:ln/>
                        </pic:spPr>
                      </pic:pic>
                    </a:graphicData>
                  </a:graphic>
                </wp:inline>
              </w:drawing>
            </w:r>
            <w:r>
              <w:rPr>
                <w:rFonts w:ascii="Arial" w:eastAsia="Arial" w:hAnsi="Arial" w:cs="Arial"/>
                <w:sz w:val="18"/>
                <w:szCs w:val="18"/>
              </w:rPr>
              <w:t>rior model:</w:t>
            </w:r>
          </w:p>
        </w:tc>
      </w:tr>
      <w:tr w:rsidR="008D4F2E" w14:paraId="664B7CCF" w14:textId="77777777">
        <w:trPr>
          <w:jc w:val="center"/>
        </w:trPr>
        <w:tc>
          <w:tcPr>
            <w:tcW w:w="4675" w:type="dxa"/>
          </w:tcPr>
          <w:p w14:paraId="7BBB2332"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9. Regras Específicas — proibido:</w:t>
            </w:r>
          </w:p>
        </w:tc>
        <w:tc>
          <w:tcPr>
            <w:tcW w:w="4675" w:type="dxa"/>
          </w:tcPr>
          <w:p w14:paraId="554229D4"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9. Specific Rules — prohibited:</w:t>
            </w:r>
          </w:p>
        </w:tc>
      </w:tr>
      <w:tr w:rsidR="008D4F2E" w14:paraId="102573E5" w14:textId="77777777">
        <w:trPr>
          <w:jc w:val="center"/>
        </w:trPr>
        <w:tc>
          <w:tcPr>
            <w:tcW w:w="4675" w:type="dxa"/>
          </w:tcPr>
          <w:p w14:paraId="79000662"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Promover produtos de jogos não autorizados;</w:t>
            </w:r>
          </w:p>
        </w:tc>
        <w:tc>
          <w:tcPr>
            <w:tcW w:w="4675" w:type="dxa"/>
          </w:tcPr>
          <w:p w14:paraId="1101E11B" w14:textId="77777777" w:rsidR="008D4F2E" w:rsidRDefault="00000000">
            <w:pPr>
              <w:jc w:val="both"/>
              <w:rPr>
                <w:rFonts w:ascii="Arial" w:eastAsia="Arial" w:hAnsi="Arial" w:cs="Arial"/>
                <w:sz w:val="18"/>
                <w:szCs w:val="18"/>
              </w:rPr>
            </w:pPr>
            <w:r>
              <w:rPr>
                <w:rFonts w:ascii="Arial" w:eastAsia="Arial" w:hAnsi="Arial" w:cs="Arial"/>
                <w:sz w:val="18"/>
                <w:szCs w:val="18"/>
              </w:rPr>
              <w:t>•  Promoting unauthorized gaming products;</w:t>
            </w:r>
          </w:p>
        </w:tc>
      </w:tr>
      <w:tr w:rsidR="008D4F2E" w14:paraId="5AC99A51" w14:textId="77777777">
        <w:trPr>
          <w:jc w:val="center"/>
        </w:trPr>
        <w:tc>
          <w:tcPr>
            <w:tcW w:w="4675" w:type="dxa"/>
          </w:tcPr>
          <w:p w14:paraId="07DBDCAE"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Utilizar linguagem pouco clara ou enganosa;</w:t>
            </w:r>
          </w:p>
        </w:tc>
        <w:tc>
          <w:tcPr>
            <w:tcW w:w="4675" w:type="dxa"/>
          </w:tcPr>
          <w:p w14:paraId="18ADB370" w14:textId="77777777" w:rsidR="008D4F2E" w:rsidRDefault="00000000">
            <w:pPr>
              <w:jc w:val="both"/>
              <w:rPr>
                <w:rFonts w:ascii="Arial" w:eastAsia="Arial" w:hAnsi="Arial" w:cs="Arial"/>
                <w:sz w:val="18"/>
                <w:szCs w:val="18"/>
              </w:rPr>
            </w:pPr>
            <w:r>
              <w:rPr>
                <w:rFonts w:ascii="Arial" w:eastAsia="Arial" w:hAnsi="Arial" w:cs="Arial"/>
                <w:sz w:val="18"/>
                <w:szCs w:val="18"/>
              </w:rPr>
              <w:t>•  Using unclear or misleading language;</w:t>
            </w:r>
          </w:p>
        </w:tc>
      </w:tr>
      <w:tr w:rsidR="008D4F2E" w14:paraId="19506A15" w14:textId="77777777">
        <w:trPr>
          <w:jc w:val="center"/>
        </w:trPr>
        <w:tc>
          <w:tcPr>
            <w:tcW w:w="4675" w:type="dxa"/>
          </w:tcPr>
          <w:p w14:paraId="0331EBF9"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Utilizar o termo “gratuito” se houver qualquer condição;</w:t>
            </w:r>
          </w:p>
        </w:tc>
        <w:tc>
          <w:tcPr>
            <w:tcW w:w="4675" w:type="dxa"/>
          </w:tcPr>
          <w:p w14:paraId="2D365B11" w14:textId="77777777" w:rsidR="008D4F2E" w:rsidRDefault="00000000">
            <w:pPr>
              <w:jc w:val="both"/>
              <w:rPr>
                <w:rFonts w:ascii="Arial" w:eastAsia="Arial" w:hAnsi="Arial" w:cs="Arial"/>
                <w:sz w:val="18"/>
                <w:szCs w:val="18"/>
              </w:rPr>
            </w:pPr>
            <w:r>
              <w:rPr>
                <w:rFonts w:ascii="Arial" w:eastAsia="Arial" w:hAnsi="Arial" w:cs="Arial"/>
                <w:sz w:val="18"/>
                <w:szCs w:val="18"/>
              </w:rPr>
              <w:t>•  Using the term “free” if any condition applies;</w:t>
            </w:r>
          </w:p>
        </w:tc>
      </w:tr>
      <w:tr w:rsidR="008D4F2E" w14:paraId="2F61E382" w14:textId="77777777">
        <w:trPr>
          <w:jc w:val="center"/>
        </w:trPr>
        <w:tc>
          <w:tcPr>
            <w:tcW w:w="4675" w:type="dxa"/>
          </w:tcPr>
          <w:p w14:paraId="3D025603"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Sugerir lucros fáceis ou garantidos;</w:t>
            </w:r>
          </w:p>
        </w:tc>
        <w:tc>
          <w:tcPr>
            <w:tcW w:w="4675" w:type="dxa"/>
          </w:tcPr>
          <w:p w14:paraId="1DAA7547" w14:textId="77777777" w:rsidR="008D4F2E" w:rsidRDefault="00000000">
            <w:pPr>
              <w:jc w:val="both"/>
              <w:rPr>
                <w:rFonts w:ascii="Arial" w:eastAsia="Arial" w:hAnsi="Arial" w:cs="Arial"/>
                <w:sz w:val="18"/>
                <w:szCs w:val="18"/>
              </w:rPr>
            </w:pPr>
            <w:r>
              <w:rPr>
                <w:rFonts w:ascii="Arial" w:eastAsia="Arial" w:hAnsi="Arial" w:cs="Arial"/>
                <w:sz w:val="18"/>
                <w:szCs w:val="18"/>
              </w:rPr>
              <w:t>•  Suggesting easy or guaranteed profits;</w:t>
            </w:r>
          </w:p>
        </w:tc>
      </w:tr>
      <w:tr w:rsidR="008D4F2E" w14:paraId="1FA25B5D" w14:textId="77777777">
        <w:trPr>
          <w:jc w:val="center"/>
        </w:trPr>
        <w:tc>
          <w:tcPr>
            <w:tcW w:w="4675" w:type="dxa"/>
          </w:tcPr>
          <w:p w14:paraId="5961CD57"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Criar senso de urgência (“aposte agora!”);</w:t>
            </w:r>
          </w:p>
        </w:tc>
        <w:tc>
          <w:tcPr>
            <w:tcW w:w="4675" w:type="dxa"/>
          </w:tcPr>
          <w:p w14:paraId="180F57A7" w14:textId="77777777" w:rsidR="008D4F2E" w:rsidRDefault="00000000">
            <w:pPr>
              <w:jc w:val="both"/>
              <w:rPr>
                <w:rFonts w:ascii="Arial" w:eastAsia="Arial" w:hAnsi="Arial" w:cs="Arial"/>
                <w:sz w:val="18"/>
                <w:szCs w:val="18"/>
              </w:rPr>
            </w:pPr>
            <w:r>
              <w:rPr>
                <w:rFonts w:ascii="Arial" w:eastAsia="Arial" w:hAnsi="Arial" w:cs="Arial"/>
                <w:sz w:val="18"/>
                <w:szCs w:val="18"/>
              </w:rPr>
              <w:t>•  Creating a sense of urgency (“bet now!”);</w:t>
            </w:r>
          </w:p>
        </w:tc>
      </w:tr>
      <w:tr w:rsidR="008D4F2E" w14:paraId="421ACE27" w14:textId="77777777">
        <w:trPr>
          <w:jc w:val="center"/>
        </w:trPr>
        <w:tc>
          <w:tcPr>
            <w:tcW w:w="4675" w:type="dxa"/>
          </w:tcPr>
          <w:p w14:paraId="3297D361" w14:textId="77777777" w:rsidR="008D4F2E" w:rsidRDefault="00000000">
            <w:pPr>
              <w:jc w:val="both"/>
              <w:rPr>
                <w:rFonts w:ascii="Arial" w:eastAsia="Arial" w:hAnsi="Arial" w:cs="Arial"/>
                <w:sz w:val="18"/>
                <w:szCs w:val="18"/>
              </w:rPr>
            </w:pPr>
            <w:r>
              <w:rPr>
                <w:rFonts w:ascii="Arial" w:eastAsia="Arial" w:hAnsi="Arial" w:cs="Arial"/>
                <w:sz w:val="18"/>
                <w:szCs w:val="18"/>
              </w:rPr>
              <w:t>•  Associar apostas a status ou sucesso;</w:t>
            </w:r>
          </w:p>
        </w:tc>
        <w:tc>
          <w:tcPr>
            <w:tcW w:w="4675" w:type="dxa"/>
          </w:tcPr>
          <w:p w14:paraId="05950CDB" w14:textId="77777777" w:rsidR="008D4F2E" w:rsidRDefault="00000000">
            <w:pPr>
              <w:jc w:val="both"/>
              <w:rPr>
                <w:rFonts w:ascii="Arial" w:eastAsia="Arial" w:hAnsi="Arial" w:cs="Arial"/>
                <w:sz w:val="18"/>
                <w:szCs w:val="18"/>
              </w:rPr>
            </w:pPr>
            <w:r>
              <w:rPr>
                <w:rFonts w:ascii="Arial" w:eastAsia="Arial" w:hAnsi="Arial" w:cs="Arial"/>
                <w:sz w:val="18"/>
                <w:szCs w:val="18"/>
              </w:rPr>
              <w:t>•  Associating betting with status or success;</w:t>
            </w:r>
          </w:p>
        </w:tc>
      </w:tr>
      <w:tr w:rsidR="008D4F2E" w14:paraId="47CEB5AE" w14:textId="77777777">
        <w:trPr>
          <w:jc w:val="center"/>
        </w:trPr>
        <w:tc>
          <w:tcPr>
            <w:tcW w:w="4675" w:type="dxa"/>
          </w:tcPr>
          <w:p w14:paraId="19638889" w14:textId="77777777" w:rsidR="008D4F2E" w:rsidRDefault="00000000">
            <w:pPr>
              <w:jc w:val="both"/>
              <w:rPr>
                <w:rFonts w:ascii="Arial" w:eastAsia="Arial" w:hAnsi="Arial" w:cs="Arial"/>
                <w:sz w:val="18"/>
                <w:szCs w:val="18"/>
              </w:rPr>
            </w:pPr>
            <w:r>
              <w:rPr>
                <w:rFonts w:ascii="Arial" w:eastAsia="Arial" w:hAnsi="Arial" w:cs="Arial"/>
                <w:sz w:val="18"/>
                <w:szCs w:val="18"/>
              </w:rPr>
              <w:t>•  Sexualização;</w:t>
            </w:r>
          </w:p>
        </w:tc>
        <w:tc>
          <w:tcPr>
            <w:tcW w:w="4675" w:type="dxa"/>
          </w:tcPr>
          <w:p w14:paraId="1A79A57F" w14:textId="77777777" w:rsidR="008D4F2E" w:rsidRDefault="00000000">
            <w:pPr>
              <w:jc w:val="both"/>
              <w:rPr>
                <w:rFonts w:ascii="Arial" w:eastAsia="Arial" w:hAnsi="Arial" w:cs="Arial"/>
                <w:sz w:val="18"/>
                <w:szCs w:val="18"/>
              </w:rPr>
            </w:pPr>
            <w:r>
              <w:rPr>
                <w:rFonts w:ascii="Arial" w:eastAsia="Arial" w:hAnsi="Arial" w:cs="Arial"/>
                <w:sz w:val="18"/>
                <w:szCs w:val="18"/>
              </w:rPr>
              <w:t>•  Sexualization;</w:t>
            </w:r>
          </w:p>
        </w:tc>
      </w:tr>
      <w:tr w:rsidR="008D4F2E" w14:paraId="648A2B33" w14:textId="77777777">
        <w:trPr>
          <w:jc w:val="center"/>
        </w:trPr>
        <w:tc>
          <w:tcPr>
            <w:tcW w:w="4675" w:type="dxa"/>
          </w:tcPr>
          <w:p w14:paraId="601CA50F"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Divulgar dados enganosos sobre probabilidades ou  odds.</w:t>
            </w:r>
          </w:p>
        </w:tc>
        <w:tc>
          <w:tcPr>
            <w:tcW w:w="4675" w:type="dxa"/>
          </w:tcPr>
          <w:p w14:paraId="45F509EA" w14:textId="77777777" w:rsidR="008D4F2E" w:rsidRDefault="00000000">
            <w:pPr>
              <w:jc w:val="both"/>
              <w:rPr>
                <w:rFonts w:ascii="Arial" w:eastAsia="Arial" w:hAnsi="Arial" w:cs="Arial"/>
                <w:sz w:val="18"/>
                <w:szCs w:val="18"/>
              </w:rPr>
            </w:pPr>
            <w:r>
              <w:rPr>
                <w:rFonts w:ascii="Arial" w:eastAsia="Arial" w:hAnsi="Arial" w:cs="Arial"/>
                <w:sz w:val="18"/>
                <w:szCs w:val="18"/>
              </w:rPr>
              <w:t>•  Disclosing misleading data about probability or odds.</w:t>
            </w:r>
          </w:p>
        </w:tc>
      </w:tr>
      <w:tr w:rsidR="008D4F2E" w14:paraId="11A14645" w14:textId="77777777">
        <w:trPr>
          <w:jc w:val="center"/>
        </w:trPr>
        <w:tc>
          <w:tcPr>
            <w:tcW w:w="4675" w:type="dxa"/>
          </w:tcPr>
          <w:p w14:paraId="23A83186" w14:textId="77777777" w:rsidR="008D4F2E" w:rsidRPr="00ED60DD" w:rsidRDefault="00000000">
            <w:pPr>
              <w:spacing w:before="120" w:after="40"/>
              <w:jc w:val="both"/>
              <w:rPr>
                <w:rFonts w:ascii="Arial" w:eastAsia="Arial" w:hAnsi="Arial" w:cs="Arial"/>
                <w:sz w:val="18"/>
                <w:szCs w:val="18"/>
                <w:lang w:val="es-AR"/>
              </w:rPr>
            </w:pPr>
            <w:r w:rsidRPr="00ED60DD">
              <w:rPr>
                <w:rFonts w:ascii="Arial" w:eastAsia="Arial" w:hAnsi="Arial" w:cs="Arial"/>
                <w:b/>
                <w:bCs/>
                <w:color w:val="1F3864"/>
                <w:sz w:val="18"/>
                <w:szCs w:val="18"/>
                <w:lang w:val="es-AR"/>
              </w:rPr>
              <w:t>10. Regras para Promoções e Bônus</w:t>
            </w:r>
          </w:p>
        </w:tc>
        <w:tc>
          <w:tcPr>
            <w:tcW w:w="4675" w:type="dxa"/>
          </w:tcPr>
          <w:p w14:paraId="0680AE09"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10. Promotions and Bonuses</w:t>
            </w:r>
          </w:p>
        </w:tc>
      </w:tr>
      <w:tr w:rsidR="008D4F2E" w14:paraId="3DBE2FFA" w14:textId="77777777">
        <w:trPr>
          <w:jc w:val="center"/>
        </w:trPr>
        <w:tc>
          <w:tcPr>
            <w:tcW w:w="4675" w:type="dxa"/>
          </w:tcPr>
          <w:p w14:paraId="731184FA"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xml:space="preserve">De acordo com a Portaria nº 1.231/2024 e a Nota Técnica SEI nº 229/2025: </w:t>
            </w:r>
          </w:p>
          <w:p w14:paraId="022768B4"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Promoções somente podem ser ofertadas após: (1) cadastro completo; e (2) primeira aposta com dinheiro real.</w:t>
            </w:r>
          </w:p>
        </w:tc>
        <w:tc>
          <w:tcPr>
            <w:tcW w:w="4675" w:type="dxa"/>
          </w:tcPr>
          <w:p w14:paraId="3CE87ADC"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According to Ordinance No. 1,231/2024 and Technical Note SEI No. 229/2025, promotions may only be offered after: (1) complete registration; and (2) first real-money bet.</w:t>
            </w:r>
          </w:p>
        </w:tc>
      </w:tr>
      <w:tr w:rsidR="008D4F2E" w14:paraId="0C9553E6" w14:textId="77777777">
        <w:trPr>
          <w:jc w:val="center"/>
        </w:trPr>
        <w:tc>
          <w:tcPr>
            <w:tcW w:w="4675" w:type="dxa"/>
          </w:tcPr>
          <w:p w14:paraId="4443636F"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Proibido:</w:t>
            </w:r>
          </w:p>
        </w:tc>
        <w:tc>
          <w:tcPr>
            <w:tcW w:w="4675" w:type="dxa"/>
          </w:tcPr>
          <w:p w14:paraId="684A7C74"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Prohibited:</w:t>
            </w:r>
          </w:p>
        </w:tc>
      </w:tr>
      <w:tr w:rsidR="008D4F2E" w14:paraId="599A8BBE" w14:textId="77777777">
        <w:trPr>
          <w:jc w:val="center"/>
        </w:trPr>
        <w:tc>
          <w:tcPr>
            <w:tcW w:w="4675" w:type="dxa"/>
          </w:tcPr>
          <w:p w14:paraId="57C0454B"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Oferecer qualquer bônus antes da primeira aposta real;</w:t>
            </w:r>
          </w:p>
        </w:tc>
        <w:tc>
          <w:tcPr>
            <w:tcW w:w="4675" w:type="dxa"/>
          </w:tcPr>
          <w:p w14:paraId="062F2491" w14:textId="77777777" w:rsidR="008D4F2E" w:rsidRDefault="00000000">
            <w:pPr>
              <w:jc w:val="both"/>
              <w:rPr>
                <w:rFonts w:ascii="Arial" w:eastAsia="Arial" w:hAnsi="Arial" w:cs="Arial"/>
                <w:sz w:val="18"/>
                <w:szCs w:val="18"/>
              </w:rPr>
            </w:pPr>
            <w:r>
              <w:rPr>
                <w:rFonts w:ascii="Arial" w:eastAsia="Arial" w:hAnsi="Arial" w:cs="Arial"/>
                <w:sz w:val="18"/>
                <w:szCs w:val="18"/>
              </w:rPr>
              <w:t>•  Offering any bonus before the first real bet;</w:t>
            </w:r>
          </w:p>
        </w:tc>
      </w:tr>
      <w:tr w:rsidR="008D4F2E" w14:paraId="0C2D5852" w14:textId="77777777">
        <w:trPr>
          <w:jc w:val="center"/>
        </w:trPr>
        <w:tc>
          <w:tcPr>
            <w:tcW w:w="4675" w:type="dxa"/>
          </w:tcPr>
          <w:p w14:paraId="18EFD34A" w14:textId="77777777" w:rsidR="008D4F2E" w:rsidRDefault="00000000">
            <w:pPr>
              <w:jc w:val="both"/>
              <w:rPr>
                <w:rFonts w:ascii="Arial" w:eastAsia="Arial" w:hAnsi="Arial" w:cs="Arial"/>
                <w:sz w:val="18"/>
                <w:szCs w:val="18"/>
              </w:rPr>
            </w:pPr>
            <w:r>
              <w:rPr>
                <w:rFonts w:ascii="Arial" w:eastAsia="Arial" w:hAnsi="Arial" w:cs="Arial"/>
                <w:sz w:val="18"/>
                <w:szCs w:val="18"/>
              </w:rPr>
              <w:t>•  Vincular benefícios a depósitos;</w:t>
            </w:r>
          </w:p>
        </w:tc>
        <w:tc>
          <w:tcPr>
            <w:tcW w:w="4675" w:type="dxa"/>
          </w:tcPr>
          <w:p w14:paraId="43897A80" w14:textId="77777777" w:rsidR="008D4F2E" w:rsidRDefault="00000000">
            <w:pPr>
              <w:jc w:val="both"/>
              <w:rPr>
                <w:rFonts w:ascii="Arial" w:eastAsia="Arial" w:hAnsi="Arial" w:cs="Arial"/>
                <w:sz w:val="18"/>
                <w:szCs w:val="18"/>
              </w:rPr>
            </w:pPr>
            <w:r>
              <w:rPr>
                <w:rFonts w:ascii="Arial" w:eastAsia="Arial" w:hAnsi="Arial" w:cs="Arial"/>
                <w:sz w:val="18"/>
                <w:szCs w:val="18"/>
              </w:rPr>
              <w:t>•  Tying benefits to deposits;</w:t>
            </w:r>
          </w:p>
        </w:tc>
      </w:tr>
      <w:tr w:rsidR="008D4F2E" w14:paraId="324C81D3" w14:textId="77777777">
        <w:trPr>
          <w:jc w:val="center"/>
        </w:trPr>
        <w:tc>
          <w:tcPr>
            <w:tcW w:w="4675" w:type="dxa"/>
          </w:tcPr>
          <w:p w14:paraId="42A1F0C5"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Condicionar recompensas a depósitos monetários.</w:t>
            </w:r>
          </w:p>
        </w:tc>
        <w:tc>
          <w:tcPr>
            <w:tcW w:w="4675" w:type="dxa"/>
          </w:tcPr>
          <w:p w14:paraId="599E8B22" w14:textId="77777777" w:rsidR="008D4F2E" w:rsidRDefault="00000000">
            <w:pPr>
              <w:jc w:val="both"/>
              <w:rPr>
                <w:rFonts w:ascii="Arial" w:eastAsia="Arial" w:hAnsi="Arial" w:cs="Arial"/>
                <w:sz w:val="18"/>
                <w:szCs w:val="18"/>
              </w:rPr>
            </w:pPr>
            <w:r>
              <w:rPr>
                <w:rFonts w:ascii="Arial" w:eastAsia="Arial" w:hAnsi="Arial" w:cs="Arial"/>
                <w:sz w:val="18"/>
                <w:szCs w:val="18"/>
              </w:rPr>
              <w:t>•  Conditioning rewards on monetary deposits.</w:t>
            </w:r>
          </w:p>
        </w:tc>
      </w:tr>
      <w:tr w:rsidR="008D4F2E" w14:paraId="7C83E38F" w14:textId="77777777">
        <w:trPr>
          <w:jc w:val="center"/>
        </w:trPr>
        <w:tc>
          <w:tcPr>
            <w:tcW w:w="4675" w:type="dxa"/>
          </w:tcPr>
          <w:p w14:paraId="3C1D59C3"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xml:space="preserve">Frases proibidas: </w:t>
            </w:r>
          </w:p>
          <w:p w14:paraId="4D096D13"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xml:space="preserve">• “Ganhe sua primeira aposta”; </w:t>
            </w:r>
          </w:p>
          <w:p w14:paraId="7DAA4691"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xml:space="preserve">• “Bônus no primeiro depósito”; </w:t>
            </w:r>
            <w:r w:rsidRPr="00ED60DD">
              <w:rPr>
                <w:rFonts w:ascii="Arial" w:eastAsia="Arial" w:hAnsi="Arial" w:cs="Arial"/>
                <w:sz w:val="18"/>
                <w:szCs w:val="18"/>
                <w:lang w:val="es-AR"/>
              </w:rPr>
              <w:br/>
              <w:t xml:space="preserve">• “Recupere suas perdas”. </w:t>
            </w:r>
          </w:p>
          <w:p w14:paraId="0862329F"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Incluir sempre: “Consulte os Termos e Condições completos da promoção.”</w:t>
            </w:r>
          </w:p>
        </w:tc>
        <w:tc>
          <w:tcPr>
            <w:tcW w:w="4675" w:type="dxa"/>
          </w:tcPr>
          <w:p w14:paraId="3A3CC0AC"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xml:space="preserve">Prohibited phrases: </w:t>
            </w:r>
          </w:p>
          <w:p w14:paraId="47B86831"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xml:space="preserve">• “Win your first bet”; </w:t>
            </w:r>
            <w:r>
              <w:rPr>
                <w:rFonts w:ascii="Arial" w:eastAsia="Arial" w:hAnsi="Arial" w:cs="Arial"/>
                <w:sz w:val="18"/>
                <w:szCs w:val="18"/>
              </w:rPr>
              <w:br/>
              <w:t xml:space="preserve">• “First-deposit bonus”; </w:t>
            </w:r>
            <w:r>
              <w:rPr>
                <w:rFonts w:ascii="Arial" w:eastAsia="Arial" w:hAnsi="Arial" w:cs="Arial"/>
                <w:sz w:val="18"/>
                <w:szCs w:val="18"/>
              </w:rPr>
              <w:br/>
              <w:t xml:space="preserve">•“Recover your losses”. </w:t>
            </w:r>
          </w:p>
          <w:p w14:paraId="0881F440"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Always include: “See the full Terms &amp; Conditions of the promotion.”</w:t>
            </w:r>
          </w:p>
        </w:tc>
      </w:tr>
      <w:tr w:rsidR="008D4F2E" w14:paraId="672866E4" w14:textId="77777777">
        <w:trPr>
          <w:jc w:val="center"/>
        </w:trPr>
        <w:tc>
          <w:tcPr>
            <w:tcW w:w="4675" w:type="dxa"/>
          </w:tcPr>
          <w:p w14:paraId="6ABDDA82"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11. Regras para Afiliados</w:t>
            </w:r>
          </w:p>
        </w:tc>
        <w:tc>
          <w:tcPr>
            <w:tcW w:w="4675" w:type="dxa"/>
          </w:tcPr>
          <w:p w14:paraId="1074AD48"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11. Rules for Affiliates</w:t>
            </w:r>
          </w:p>
        </w:tc>
      </w:tr>
      <w:tr w:rsidR="008D4F2E" w14:paraId="2644DB03" w14:textId="77777777">
        <w:trPr>
          <w:jc w:val="center"/>
        </w:trPr>
        <w:tc>
          <w:tcPr>
            <w:tcW w:w="4675" w:type="dxa"/>
          </w:tcPr>
          <w:p w14:paraId="14001A76"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xml:space="preserve">As ações dos afiliados são consideradas ações do operador. </w:t>
            </w:r>
          </w:p>
          <w:p w14:paraId="6303EE57"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Os afiliados devem:</w:t>
            </w:r>
          </w:p>
          <w:p w14:paraId="28DB78C4"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xml:space="preserve">• cumprir integralmente a legislação e a autorregulação, </w:t>
            </w:r>
            <w:r w:rsidRPr="00ED60DD">
              <w:rPr>
                <w:rFonts w:ascii="Arial" w:eastAsia="Arial" w:hAnsi="Arial" w:cs="Arial"/>
                <w:sz w:val="18"/>
                <w:szCs w:val="18"/>
                <w:lang w:val="es-AR"/>
              </w:rPr>
              <w:br/>
              <w:t xml:space="preserve">• Seguir as regras deste Guia, </w:t>
            </w:r>
            <w:r w:rsidRPr="00ED60DD">
              <w:rPr>
                <w:rFonts w:ascii="Arial" w:eastAsia="Arial" w:hAnsi="Arial" w:cs="Arial"/>
                <w:sz w:val="18"/>
                <w:szCs w:val="18"/>
                <w:lang w:val="es-AR"/>
              </w:rPr>
              <w:br/>
              <w:t xml:space="preserve">• Garantir que não haja público menor de  18 anos, </w:t>
            </w:r>
            <w:r w:rsidRPr="00ED60DD">
              <w:rPr>
                <w:rFonts w:ascii="Arial" w:eastAsia="Arial" w:hAnsi="Arial" w:cs="Arial"/>
                <w:sz w:val="18"/>
                <w:szCs w:val="18"/>
                <w:lang w:val="es-AR"/>
              </w:rPr>
              <w:br/>
              <w:t xml:space="preserve">• Incluir advertências obrigatórias  </w:t>
            </w:r>
            <w:r w:rsidRPr="00ED60DD">
              <w:rPr>
                <w:rFonts w:ascii="Arial" w:eastAsia="Arial" w:hAnsi="Arial" w:cs="Arial"/>
                <w:sz w:val="18"/>
                <w:szCs w:val="18"/>
                <w:lang w:val="es-AR"/>
              </w:rPr>
              <w:br/>
              <w:t>• Evitar linguagem de urgência/pressão.</w:t>
            </w:r>
          </w:p>
        </w:tc>
        <w:tc>
          <w:tcPr>
            <w:tcW w:w="4675" w:type="dxa"/>
          </w:tcPr>
          <w:p w14:paraId="06B4C608"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xml:space="preserve">Affiliate actions are deemed actions of the operator. </w:t>
            </w:r>
          </w:p>
          <w:p w14:paraId="601DD7AD"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Affiliates must:</w:t>
            </w:r>
          </w:p>
          <w:p w14:paraId="73E7FF95"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xml:space="preserve">• fully comply with law and self-regulation, </w:t>
            </w:r>
            <w:r>
              <w:rPr>
                <w:rFonts w:ascii="Arial" w:eastAsia="Arial" w:hAnsi="Arial" w:cs="Arial"/>
                <w:sz w:val="18"/>
                <w:szCs w:val="18"/>
              </w:rPr>
              <w:br/>
              <w:t xml:space="preserve">•follow this Guide, </w:t>
            </w:r>
            <w:r>
              <w:rPr>
                <w:rFonts w:ascii="Arial" w:eastAsia="Arial" w:hAnsi="Arial" w:cs="Arial"/>
                <w:sz w:val="18"/>
                <w:szCs w:val="18"/>
              </w:rPr>
              <w:br/>
              <w:t xml:space="preserve">•ensure that there is no audience under 18 years of age, </w:t>
            </w:r>
            <w:r>
              <w:rPr>
                <w:rFonts w:ascii="Arial" w:eastAsia="Arial" w:hAnsi="Arial" w:cs="Arial"/>
                <w:sz w:val="18"/>
                <w:szCs w:val="18"/>
              </w:rPr>
              <w:br/>
              <w:t xml:space="preserve">•include warnings </w:t>
            </w:r>
            <w:r>
              <w:rPr>
                <w:rFonts w:ascii="Arial" w:eastAsia="Arial" w:hAnsi="Arial" w:cs="Arial"/>
                <w:sz w:val="18"/>
                <w:szCs w:val="18"/>
              </w:rPr>
              <w:br/>
              <w:t>•avoid urgency/pressure language.</w:t>
            </w:r>
          </w:p>
        </w:tc>
      </w:tr>
      <w:tr w:rsidR="008D4F2E" w14:paraId="5D677581" w14:textId="77777777">
        <w:trPr>
          <w:jc w:val="center"/>
        </w:trPr>
        <w:tc>
          <w:tcPr>
            <w:tcW w:w="4675" w:type="dxa"/>
          </w:tcPr>
          <w:p w14:paraId="3A92BA83"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xml:space="preserve">É proibido aos afiliados: </w:t>
            </w:r>
            <w:r w:rsidRPr="00ED60DD">
              <w:rPr>
                <w:rFonts w:ascii="Arial" w:eastAsia="Arial" w:hAnsi="Arial" w:cs="Arial"/>
                <w:sz w:val="18"/>
                <w:szCs w:val="18"/>
                <w:lang w:val="es-AR"/>
              </w:rPr>
              <w:br/>
              <w:t xml:space="preserve">• vincular benefícios a depósitos (referir-se sempre à Aposta, e não ao depósito); </w:t>
            </w:r>
            <w:r w:rsidRPr="00ED60DD">
              <w:rPr>
                <w:rFonts w:ascii="Arial" w:eastAsia="Arial" w:hAnsi="Arial" w:cs="Arial"/>
                <w:sz w:val="18"/>
                <w:szCs w:val="18"/>
                <w:lang w:val="es-AR"/>
              </w:rPr>
              <w:br/>
              <w:t xml:space="preserve">• oferecer bônus antecipados; </w:t>
            </w:r>
            <w:r w:rsidRPr="00ED60DD">
              <w:rPr>
                <w:rFonts w:ascii="Arial" w:eastAsia="Arial" w:hAnsi="Arial" w:cs="Arial"/>
                <w:sz w:val="18"/>
                <w:szCs w:val="18"/>
                <w:lang w:val="es-AR"/>
              </w:rPr>
              <w:br/>
            </w:r>
            <w:r w:rsidRPr="00ED60DD">
              <w:rPr>
                <w:rFonts w:ascii="Arial" w:eastAsia="Arial" w:hAnsi="Arial" w:cs="Arial"/>
                <w:sz w:val="18"/>
                <w:szCs w:val="18"/>
                <w:lang w:val="es-AR"/>
              </w:rPr>
              <w:lastRenderedPageBreak/>
              <w:t xml:space="preserve">• direcionar publicidade a menores; </w:t>
            </w:r>
            <w:r w:rsidRPr="00ED60DD">
              <w:rPr>
                <w:rFonts w:ascii="Arial" w:eastAsia="Arial" w:hAnsi="Arial" w:cs="Arial"/>
                <w:sz w:val="18"/>
                <w:szCs w:val="18"/>
                <w:lang w:val="es-AR"/>
              </w:rPr>
              <w:br/>
              <w:t>anunciar produtos não autorizados.</w:t>
            </w:r>
          </w:p>
        </w:tc>
        <w:tc>
          <w:tcPr>
            <w:tcW w:w="4675" w:type="dxa"/>
          </w:tcPr>
          <w:p w14:paraId="2A0A04D0"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lastRenderedPageBreak/>
              <w:t xml:space="preserve">Affiliates are prohibited from: </w:t>
            </w:r>
            <w:r>
              <w:rPr>
                <w:rFonts w:ascii="Arial" w:eastAsia="Arial" w:hAnsi="Arial" w:cs="Arial"/>
                <w:sz w:val="18"/>
                <w:szCs w:val="18"/>
              </w:rPr>
              <w:br/>
              <w:t xml:space="preserve">• tying benefits to deposits (always refer to the Bet, and not the deposit); </w:t>
            </w:r>
            <w:r>
              <w:rPr>
                <w:rFonts w:ascii="Arial" w:eastAsia="Arial" w:hAnsi="Arial" w:cs="Arial"/>
                <w:sz w:val="18"/>
                <w:szCs w:val="18"/>
              </w:rPr>
              <w:br/>
              <w:t xml:space="preserve">• offering early bonuses; </w:t>
            </w:r>
            <w:r>
              <w:rPr>
                <w:rFonts w:ascii="Arial" w:eastAsia="Arial" w:hAnsi="Arial" w:cs="Arial"/>
                <w:sz w:val="18"/>
                <w:szCs w:val="18"/>
              </w:rPr>
              <w:br/>
            </w:r>
            <w:r>
              <w:rPr>
                <w:rFonts w:ascii="Arial" w:eastAsia="Arial" w:hAnsi="Arial" w:cs="Arial"/>
                <w:sz w:val="18"/>
                <w:szCs w:val="18"/>
              </w:rPr>
              <w:lastRenderedPageBreak/>
              <w:t xml:space="preserve">• targeting minors; </w:t>
            </w:r>
            <w:r>
              <w:rPr>
                <w:rFonts w:ascii="Arial" w:eastAsia="Arial" w:hAnsi="Arial" w:cs="Arial"/>
                <w:sz w:val="18"/>
                <w:szCs w:val="18"/>
              </w:rPr>
              <w:br/>
              <w:t>•advertising unauthorized products.</w:t>
            </w:r>
          </w:p>
        </w:tc>
      </w:tr>
      <w:tr w:rsidR="008D4F2E" w14:paraId="386FC812" w14:textId="77777777">
        <w:trPr>
          <w:jc w:val="center"/>
        </w:trPr>
        <w:tc>
          <w:tcPr>
            <w:tcW w:w="4675" w:type="dxa"/>
          </w:tcPr>
          <w:p w14:paraId="6513BCD0" w14:textId="77777777" w:rsidR="008D4F2E" w:rsidRPr="00ED60DD" w:rsidRDefault="00000000">
            <w:pPr>
              <w:spacing w:before="120" w:after="40"/>
              <w:jc w:val="both"/>
              <w:rPr>
                <w:rFonts w:ascii="Arial" w:eastAsia="Arial" w:hAnsi="Arial" w:cs="Arial"/>
                <w:sz w:val="18"/>
                <w:szCs w:val="18"/>
                <w:lang w:val="es-AR"/>
              </w:rPr>
            </w:pPr>
            <w:r w:rsidRPr="00ED60DD">
              <w:rPr>
                <w:rFonts w:ascii="Arial" w:eastAsia="Arial" w:hAnsi="Arial" w:cs="Arial"/>
                <w:b/>
                <w:bCs/>
                <w:color w:val="1F3864"/>
                <w:sz w:val="18"/>
                <w:szCs w:val="18"/>
                <w:lang w:val="es-AR"/>
              </w:rPr>
              <w:lastRenderedPageBreak/>
              <w:t>12. Regras para Influenciadores — or influenciadores devem:</w:t>
            </w:r>
          </w:p>
        </w:tc>
        <w:tc>
          <w:tcPr>
            <w:tcW w:w="4675" w:type="dxa"/>
          </w:tcPr>
          <w:p w14:paraId="413F676E"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12. Rules for Influencers — influencers must:</w:t>
            </w:r>
          </w:p>
        </w:tc>
      </w:tr>
      <w:tr w:rsidR="008D4F2E" w14:paraId="03DD8B47" w14:textId="77777777">
        <w:trPr>
          <w:jc w:val="center"/>
        </w:trPr>
        <w:tc>
          <w:tcPr>
            <w:tcW w:w="4675" w:type="dxa"/>
          </w:tcPr>
          <w:p w14:paraId="335B1D9A"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Identificar claramente o conteúdo publicitário;</w:t>
            </w:r>
          </w:p>
        </w:tc>
        <w:tc>
          <w:tcPr>
            <w:tcW w:w="4675" w:type="dxa"/>
          </w:tcPr>
          <w:p w14:paraId="498B663A" w14:textId="77777777" w:rsidR="008D4F2E" w:rsidRDefault="00000000">
            <w:pPr>
              <w:jc w:val="both"/>
              <w:rPr>
                <w:rFonts w:ascii="Arial" w:eastAsia="Arial" w:hAnsi="Arial" w:cs="Arial"/>
                <w:sz w:val="18"/>
                <w:szCs w:val="18"/>
              </w:rPr>
            </w:pPr>
            <w:r>
              <w:rPr>
                <w:rFonts w:ascii="Arial" w:eastAsia="Arial" w:hAnsi="Arial" w:cs="Arial"/>
                <w:sz w:val="18"/>
                <w:szCs w:val="18"/>
              </w:rPr>
              <w:t>•  Clearly identify advertising content;</w:t>
            </w:r>
          </w:p>
        </w:tc>
      </w:tr>
      <w:tr w:rsidR="008D4F2E" w14:paraId="24C13B40" w14:textId="77777777">
        <w:trPr>
          <w:jc w:val="center"/>
        </w:trPr>
        <w:tc>
          <w:tcPr>
            <w:tcW w:w="4675" w:type="dxa"/>
          </w:tcPr>
          <w:p w14:paraId="6534CBDA"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Relatar apenas experiências pessoais verdadeiras;</w:t>
            </w:r>
          </w:p>
        </w:tc>
        <w:tc>
          <w:tcPr>
            <w:tcW w:w="4675" w:type="dxa"/>
          </w:tcPr>
          <w:p w14:paraId="357D58B7" w14:textId="77777777" w:rsidR="008D4F2E" w:rsidRDefault="00000000">
            <w:pPr>
              <w:jc w:val="both"/>
              <w:rPr>
                <w:rFonts w:ascii="Arial" w:eastAsia="Arial" w:hAnsi="Arial" w:cs="Arial"/>
                <w:sz w:val="18"/>
                <w:szCs w:val="18"/>
              </w:rPr>
            </w:pPr>
            <w:r>
              <w:rPr>
                <w:rFonts w:ascii="Arial" w:eastAsia="Arial" w:hAnsi="Arial" w:cs="Arial"/>
                <w:sz w:val="18"/>
                <w:szCs w:val="18"/>
              </w:rPr>
              <w:t>•  Report only true personal experiences;</w:t>
            </w:r>
          </w:p>
        </w:tc>
      </w:tr>
      <w:tr w:rsidR="008D4F2E" w14:paraId="3500AAE4" w14:textId="77777777">
        <w:trPr>
          <w:jc w:val="center"/>
        </w:trPr>
        <w:tc>
          <w:tcPr>
            <w:tcW w:w="4675" w:type="dxa"/>
          </w:tcPr>
          <w:p w14:paraId="240AC6C4" w14:textId="77777777" w:rsidR="008D4F2E" w:rsidRDefault="00000000">
            <w:pPr>
              <w:jc w:val="both"/>
              <w:rPr>
                <w:rFonts w:ascii="Arial" w:eastAsia="Arial" w:hAnsi="Arial" w:cs="Arial"/>
                <w:sz w:val="18"/>
                <w:szCs w:val="18"/>
              </w:rPr>
            </w:pPr>
            <w:r>
              <w:rPr>
                <w:rFonts w:ascii="Arial" w:eastAsia="Arial" w:hAnsi="Arial" w:cs="Arial"/>
                <w:sz w:val="18"/>
                <w:szCs w:val="18"/>
              </w:rPr>
              <w:t>•  Nunca sugerir ganhos garantidos;</w:t>
            </w:r>
          </w:p>
        </w:tc>
        <w:tc>
          <w:tcPr>
            <w:tcW w:w="4675" w:type="dxa"/>
          </w:tcPr>
          <w:p w14:paraId="4C780FBD" w14:textId="77777777" w:rsidR="008D4F2E" w:rsidRDefault="00000000">
            <w:pPr>
              <w:jc w:val="both"/>
              <w:rPr>
                <w:rFonts w:ascii="Arial" w:eastAsia="Arial" w:hAnsi="Arial" w:cs="Arial"/>
                <w:sz w:val="18"/>
                <w:szCs w:val="18"/>
              </w:rPr>
            </w:pPr>
            <w:r>
              <w:rPr>
                <w:rFonts w:ascii="Arial" w:eastAsia="Arial" w:hAnsi="Arial" w:cs="Arial"/>
                <w:sz w:val="18"/>
                <w:szCs w:val="18"/>
              </w:rPr>
              <w:t>•  Never suggest guaranteed winnings;</w:t>
            </w:r>
          </w:p>
        </w:tc>
      </w:tr>
      <w:tr w:rsidR="008D4F2E" w14:paraId="479BF7FF" w14:textId="77777777">
        <w:trPr>
          <w:jc w:val="center"/>
        </w:trPr>
        <w:tc>
          <w:tcPr>
            <w:tcW w:w="4675" w:type="dxa"/>
          </w:tcPr>
          <w:p w14:paraId="75A8AF83"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Evitar humor, linguagem ou memes com apelo infantil;</w:t>
            </w:r>
          </w:p>
        </w:tc>
        <w:tc>
          <w:tcPr>
            <w:tcW w:w="4675" w:type="dxa"/>
          </w:tcPr>
          <w:p w14:paraId="636227C1" w14:textId="77777777" w:rsidR="008D4F2E" w:rsidRDefault="00000000">
            <w:pPr>
              <w:jc w:val="both"/>
              <w:rPr>
                <w:rFonts w:ascii="Arial" w:eastAsia="Arial" w:hAnsi="Arial" w:cs="Arial"/>
                <w:sz w:val="18"/>
                <w:szCs w:val="18"/>
              </w:rPr>
            </w:pPr>
            <w:r>
              <w:rPr>
                <w:rFonts w:ascii="Arial" w:eastAsia="Arial" w:hAnsi="Arial" w:cs="Arial"/>
                <w:sz w:val="18"/>
                <w:szCs w:val="18"/>
              </w:rPr>
              <w:t>•  Avoid humor, language/, or memes with childlike appeal;</w:t>
            </w:r>
          </w:p>
        </w:tc>
      </w:tr>
      <w:tr w:rsidR="008D4F2E" w14:paraId="4F99036D" w14:textId="77777777">
        <w:trPr>
          <w:jc w:val="center"/>
        </w:trPr>
        <w:tc>
          <w:tcPr>
            <w:tcW w:w="4675" w:type="dxa"/>
          </w:tcPr>
          <w:p w14:paraId="4585C628"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Habilitar controle de idade quando possível;</w:t>
            </w:r>
          </w:p>
        </w:tc>
        <w:tc>
          <w:tcPr>
            <w:tcW w:w="4675" w:type="dxa"/>
          </w:tcPr>
          <w:p w14:paraId="380FC22D" w14:textId="77777777" w:rsidR="008D4F2E" w:rsidRDefault="00000000">
            <w:pPr>
              <w:jc w:val="both"/>
              <w:rPr>
                <w:rFonts w:ascii="Arial" w:eastAsia="Arial" w:hAnsi="Arial" w:cs="Arial"/>
                <w:sz w:val="18"/>
                <w:szCs w:val="18"/>
              </w:rPr>
            </w:pPr>
            <w:r>
              <w:rPr>
                <w:rFonts w:ascii="Arial" w:eastAsia="Arial" w:hAnsi="Arial" w:cs="Arial"/>
                <w:sz w:val="18"/>
                <w:szCs w:val="18"/>
              </w:rPr>
              <w:t>•  Enable age control where possible;</w:t>
            </w:r>
          </w:p>
        </w:tc>
      </w:tr>
      <w:tr w:rsidR="008D4F2E" w14:paraId="2E365E98" w14:textId="77777777">
        <w:trPr>
          <w:jc w:val="center"/>
        </w:trPr>
        <w:tc>
          <w:tcPr>
            <w:tcW w:w="4675" w:type="dxa"/>
          </w:tcPr>
          <w:p w14:paraId="3C254696"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Evitar filtros ou caricaturas com aparência infantil.</w:t>
            </w:r>
          </w:p>
        </w:tc>
        <w:tc>
          <w:tcPr>
            <w:tcW w:w="4675" w:type="dxa"/>
          </w:tcPr>
          <w:p w14:paraId="7D11C819" w14:textId="77777777" w:rsidR="008D4F2E" w:rsidRDefault="00000000">
            <w:pPr>
              <w:jc w:val="both"/>
              <w:rPr>
                <w:rFonts w:ascii="Arial" w:eastAsia="Arial" w:hAnsi="Arial" w:cs="Arial"/>
                <w:sz w:val="18"/>
                <w:szCs w:val="18"/>
              </w:rPr>
            </w:pPr>
            <w:r>
              <w:rPr>
                <w:rFonts w:ascii="Arial" w:eastAsia="Arial" w:hAnsi="Arial" w:cs="Arial"/>
                <w:sz w:val="18"/>
                <w:szCs w:val="18"/>
              </w:rPr>
              <w:t>•  Avoid filters or caricatures with a childlike appearance.</w:t>
            </w:r>
          </w:p>
        </w:tc>
      </w:tr>
      <w:tr w:rsidR="008D4F2E" w14:paraId="6E0CC476" w14:textId="77777777">
        <w:trPr>
          <w:jc w:val="center"/>
        </w:trPr>
        <w:tc>
          <w:tcPr>
            <w:tcW w:w="4675" w:type="dxa"/>
          </w:tcPr>
          <w:p w14:paraId="76D7BC44"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xml:space="preserve">Lives/ Transmissions ao vivo: </w:t>
            </w:r>
          </w:p>
          <w:p w14:paraId="4D5E6EBE"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xml:space="preserve">A identificação publicitária deve ser  repetida periodicamente (em áudio e texto). </w:t>
            </w:r>
          </w:p>
          <w:p w14:paraId="3ACB5A8C"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xml:space="preserve">Vídeos gravados: </w:t>
            </w:r>
          </w:p>
          <w:p w14:paraId="265D7970"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xml:space="preserve">A identificação deve aparecer na primeira tela e/ou na descrição. </w:t>
            </w:r>
          </w:p>
          <w:p w14:paraId="6B088996"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xml:space="preserve">Stories/imagens: </w:t>
            </w:r>
          </w:p>
          <w:p w14:paraId="41933FC5"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A identificação deve permanecer visível durante todo o tempo de exibição.</w:t>
            </w:r>
          </w:p>
        </w:tc>
        <w:tc>
          <w:tcPr>
            <w:tcW w:w="4675" w:type="dxa"/>
          </w:tcPr>
          <w:p w14:paraId="49024135"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xml:space="preserve">Live streams / Live transmissions: </w:t>
            </w:r>
            <w:r>
              <w:rPr>
                <w:rFonts w:ascii="Arial" w:eastAsia="Arial" w:hAnsi="Arial" w:cs="Arial"/>
                <w:sz w:val="18"/>
                <w:szCs w:val="18"/>
              </w:rPr>
              <w:br/>
              <w:t xml:space="preserve">Advertising identification repeated periodically (audio and text). </w:t>
            </w:r>
          </w:p>
          <w:p w14:paraId="768C6385"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xml:space="preserve">Recorded videos: </w:t>
            </w:r>
            <w:r>
              <w:rPr>
                <w:rFonts w:ascii="Arial" w:eastAsia="Arial" w:hAnsi="Arial" w:cs="Arial"/>
                <w:sz w:val="18"/>
                <w:szCs w:val="18"/>
              </w:rPr>
              <w:br/>
              <w:t xml:space="preserve">The identification on the first screen and/or in the description. </w:t>
            </w:r>
          </w:p>
          <w:p w14:paraId="02D2DA49"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xml:space="preserve">Stories/images: </w:t>
            </w:r>
            <w:r>
              <w:rPr>
                <w:rFonts w:ascii="Arial" w:eastAsia="Arial" w:hAnsi="Arial" w:cs="Arial"/>
                <w:sz w:val="18"/>
                <w:szCs w:val="18"/>
              </w:rPr>
              <w:br/>
              <w:t>The identification must remain visible throughout the display.</w:t>
            </w:r>
          </w:p>
        </w:tc>
      </w:tr>
      <w:tr w:rsidR="008D4F2E" w14:paraId="587DAA60" w14:textId="77777777">
        <w:trPr>
          <w:jc w:val="center"/>
        </w:trPr>
        <w:tc>
          <w:tcPr>
            <w:tcW w:w="4675" w:type="dxa"/>
          </w:tcPr>
          <w:p w14:paraId="7AD9C792"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13. Regras Específicas para Streamers</w:t>
            </w:r>
          </w:p>
        </w:tc>
        <w:tc>
          <w:tcPr>
            <w:tcW w:w="4675" w:type="dxa"/>
          </w:tcPr>
          <w:p w14:paraId="0FCA21C1"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13. Specific Rules for Streamers</w:t>
            </w:r>
          </w:p>
        </w:tc>
      </w:tr>
      <w:tr w:rsidR="008D4F2E" w14:paraId="3645E7DC" w14:textId="77777777">
        <w:trPr>
          <w:jc w:val="center"/>
        </w:trPr>
        <w:tc>
          <w:tcPr>
            <w:tcW w:w="4675" w:type="dxa"/>
          </w:tcPr>
          <w:p w14:paraId="67FE06BB" w14:textId="77777777" w:rsidR="008D4F2E" w:rsidRDefault="008D4F2E">
            <w:pPr>
              <w:spacing w:before="80" w:after="20"/>
              <w:jc w:val="both"/>
              <w:rPr>
                <w:rFonts w:ascii="Arial" w:eastAsia="Arial" w:hAnsi="Arial" w:cs="Arial"/>
                <w:sz w:val="18"/>
                <w:szCs w:val="18"/>
              </w:rPr>
            </w:pPr>
          </w:p>
        </w:tc>
        <w:tc>
          <w:tcPr>
            <w:tcW w:w="4675" w:type="dxa"/>
          </w:tcPr>
          <w:p w14:paraId="17551651" w14:textId="77777777" w:rsidR="008D4F2E" w:rsidRDefault="008D4F2E">
            <w:pPr>
              <w:spacing w:before="80" w:after="20"/>
              <w:jc w:val="both"/>
              <w:rPr>
                <w:rFonts w:ascii="Arial" w:eastAsia="Arial" w:hAnsi="Arial" w:cs="Arial"/>
                <w:sz w:val="18"/>
                <w:szCs w:val="18"/>
              </w:rPr>
            </w:pPr>
          </w:p>
        </w:tc>
      </w:tr>
      <w:tr w:rsidR="008D4F2E" w14:paraId="7EEF76A7" w14:textId="77777777">
        <w:trPr>
          <w:jc w:val="center"/>
        </w:trPr>
        <w:tc>
          <w:tcPr>
            <w:tcW w:w="4675" w:type="dxa"/>
          </w:tcPr>
          <w:p w14:paraId="32DCB2DF"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As transmissões ao vivo (lives) envolvendo apostas esportivas ou jogos on-line exigem controles adicionais devido a natureza interativa, imediata e potencialmente impulsiva de conteúdo.</w:t>
            </w:r>
          </w:p>
          <w:p w14:paraId="57C6E795"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As regras abaixo são de cumprimento obrigatório:</w:t>
            </w:r>
          </w:p>
          <w:p w14:paraId="04AF1F6A"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xml:space="preserve">13.1. </w:t>
            </w:r>
            <w:r w:rsidRPr="00ED60DD">
              <w:rPr>
                <w:rFonts w:ascii="Arial" w:eastAsia="Arial" w:hAnsi="Arial" w:cs="Arial"/>
                <w:b/>
                <w:bCs/>
                <w:color w:val="2E5496"/>
                <w:sz w:val="18"/>
                <w:szCs w:val="18"/>
                <w:lang w:val="es-AR"/>
              </w:rPr>
              <w:t>Identificação Publicitária</w:t>
            </w:r>
          </w:p>
          <w:p w14:paraId="4D54E8A5"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xml:space="preserve">• A transmissão deve ser claramente identificada como conteúdo publicitário ou parceria paga desde o início da live, </w:t>
            </w:r>
            <w:r w:rsidRPr="00ED60DD">
              <w:rPr>
                <w:rFonts w:ascii="Arial" w:eastAsia="Arial" w:hAnsi="Arial" w:cs="Arial"/>
                <w:sz w:val="18"/>
                <w:szCs w:val="18"/>
                <w:lang w:val="es-AR"/>
              </w:rPr>
              <w:br/>
              <w:t xml:space="preserve">• A identificação deve ser de forma verbal (áudio) e visual (texto fixado na tela), </w:t>
            </w:r>
            <w:r w:rsidRPr="00ED60DD">
              <w:rPr>
                <w:rFonts w:ascii="Arial" w:eastAsia="Arial" w:hAnsi="Arial" w:cs="Arial"/>
                <w:sz w:val="18"/>
                <w:szCs w:val="18"/>
                <w:lang w:val="es-AR"/>
              </w:rPr>
              <w:br/>
              <w:t xml:space="preserve">• A divulgação da parceria deve ser repetida periodicamente ao longo da transmissão, </w:t>
            </w:r>
            <w:r w:rsidRPr="00ED60DD">
              <w:rPr>
                <w:rFonts w:ascii="Arial" w:eastAsia="Arial" w:hAnsi="Arial" w:cs="Arial"/>
                <w:sz w:val="18"/>
                <w:szCs w:val="18"/>
                <w:lang w:val="es-AR"/>
              </w:rPr>
              <w:br/>
              <w:t>• Deve constar a  identificação do operador e, quando aplicável, o número da Portaria de Autorização da SPA/MF.</w:t>
            </w:r>
          </w:p>
        </w:tc>
        <w:tc>
          <w:tcPr>
            <w:tcW w:w="4675" w:type="dxa"/>
          </w:tcPr>
          <w:p w14:paraId="4D6DD230"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Live broadcasts involving sports betting or online games require additional controls due to the interactive, immediate, and potentially impulsive nature of the content.</w:t>
            </w:r>
          </w:p>
          <w:p w14:paraId="092569E3"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The rules below are mandatory:</w:t>
            </w:r>
          </w:p>
          <w:p w14:paraId="7B5BD2E6"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13.1. Advertising Identification</w:t>
            </w:r>
          </w:p>
          <w:p w14:paraId="0CB6AC8E"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The broadcast must be clearly identified as advertising content or a paid partnership from the beginning of the live stream;</w:t>
            </w:r>
          </w:p>
          <w:p w14:paraId="570685BF"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The identification must be verbal, audio, and visual, text fixed on the screen;</w:t>
            </w:r>
          </w:p>
          <w:p w14:paraId="3045D923"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Disclosure of the partnership must be repeated periodically throughout the broadcast;</w:t>
            </w:r>
          </w:p>
          <w:p w14:paraId="02A7EB03"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The operator’s identification must be included and, when applicable, the SPA/MF Authorization Ordinance number.</w:t>
            </w:r>
          </w:p>
        </w:tc>
      </w:tr>
      <w:tr w:rsidR="008D4F2E" w14:paraId="46D73F61" w14:textId="77777777">
        <w:trPr>
          <w:jc w:val="center"/>
        </w:trPr>
        <w:tc>
          <w:tcPr>
            <w:tcW w:w="4675" w:type="dxa"/>
          </w:tcPr>
          <w:p w14:paraId="43A7D716"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13.2 Proteção de Menores</w:t>
            </w:r>
          </w:p>
        </w:tc>
        <w:tc>
          <w:tcPr>
            <w:tcW w:w="4675" w:type="dxa"/>
          </w:tcPr>
          <w:p w14:paraId="18F33F7C"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13.2 Protection of Minors</w:t>
            </w:r>
          </w:p>
        </w:tc>
      </w:tr>
      <w:tr w:rsidR="008D4F2E" w14:paraId="7ECECF16" w14:textId="77777777">
        <w:trPr>
          <w:jc w:val="center"/>
        </w:trPr>
        <w:tc>
          <w:tcPr>
            <w:tcW w:w="4675" w:type="dxa"/>
          </w:tcPr>
          <w:p w14:paraId="4AA74314"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A live deve utilizar mecanismos de restrição etária (18+) quando a plataforma permitir.</w:t>
            </w:r>
          </w:p>
          <w:p w14:paraId="0DC5441D"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É proibido realizar transmissões em canais cuja audiência seja predominantemente menor de 18 anos.</w:t>
            </w:r>
          </w:p>
          <w:p w14:paraId="63D2CAF3"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É proibido utilizar linguagem, estética, memes ou recursos visuais com apelo infantil.</w:t>
            </w:r>
          </w:p>
          <w:p w14:paraId="28C0B1E2"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Não é permitido interagir com comentários ou estimular participação de menores.</w:t>
            </w:r>
          </w:p>
        </w:tc>
        <w:tc>
          <w:tcPr>
            <w:tcW w:w="4675" w:type="dxa"/>
          </w:tcPr>
          <w:p w14:paraId="0374EA45"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The live stream must use age restriction mechanisms (18+) when the platform allows it.</w:t>
            </w:r>
          </w:p>
          <w:p w14:paraId="374C1143"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It is prohibited to carry out broadcasts on channels whose audience is predominantly under 18 years of age.</w:t>
            </w:r>
          </w:p>
          <w:p w14:paraId="7C3F1A04"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It is prohibited to use language, aesthetics, memes, or visual resources with childlike appeal.</w:t>
            </w:r>
          </w:p>
          <w:p w14:paraId="1BD61420"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It is not permitted to interact with comments or encourage the participation of minors.</w:t>
            </w:r>
          </w:p>
        </w:tc>
      </w:tr>
      <w:tr w:rsidR="008D4F2E" w14:paraId="6EC93B4A" w14:textId="77777777">
        <w:trPr>
          <w:jc w:val="center"/>
        </w:trPr>
        <w:tc>
          <w:tcPr>
            <w:tcW w:w="4675" w:type="dxa"/>
          </w:tcPr>
          <w:p w14:paraId="5EEB796C" w14:textId="77777777" w:rsidR="008D4F2E" w:rsidRPr="00ED60DD" w:rsidRDefault="00000000">
            <w:pPr>
              <w:spacing w:before="80" w:after="20"/>
              <w:jc w:val="both"/>
              <w:rPr>
                <w:rFonts w:ascii="Arial" w:eastAsia="Arial" w:hAnsi="Arial" w:cs="Arial"/>
                <w:sz w:val="18"/>
                <w:szCs w:val="18"/>
                <w:lang w:val="es-AR"/>
              </w:rPr>
            </w:pPr>
            <w:r w:rsidRPr="00ED60DD">
              <w:rPr>
                <w:rFonts w:ascii="Arial" w:eastAsia="Arial" w:hAnsi="Arial" w:cs="Arial"/>
                <w:b/>
                <w:bCs/>
                <w:color w:val="2E5496"/>
                <w:sz w:val="18"/>
                <w:szCs w:val="18"/>
                <w:lang w:val="es-AR"/>
              </w:rPr>
              <w:t>13.3 Conduta Durante a Transmissão — o streamer não pode:</w:t>
            </w:r>
          </w:p>
        </w:tc>
        <w:tc>
          <w:tcPr>
            <w:tcW w:w="4675" w:type="dxa"/>
          </w:tcPr>
          <w:p w14:paraId="0A9E1CF3"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13.3 Conduct During the Stream — the streamer may not:</w:t>
            </w:r>
          </w:p>
        </w:tc>
      </w:tr>
      <w:tr w:rsidR="008D4F2E" w14:paraId="1B47DD1C" w14:textId="77777777">
        <w:trPr>
          <w:jc w:val="center"/>
        </w:trPr>
        <w:tc>
          <w:tcPr>
            <w:tcW w:w="4675" w:type="dxa"/>
          </w:tcPr>
          <w:p w14:paraId="38F47BBF"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Sugerir ganhos garantidos ou fáceis;</w:t>
            </w:r>
          </w:p>
        </w:tc>
        <w:tc>
          <w:tcPr>
            <w:tcW w:w="4675" w:type="dxa"/>
          </w:tcPr>
          <w:p w14:paraId="163C1D97" w14:textId="77777777" w:rsidR="008D4F2E" w:rsidRDefault="00000000">
            <w:pPr>
              <w:jc w:val="both"/>
              <w:rPr>
                <w:rFonts w:ascii="Arial" w:eastAsia="Arial" w:hAnsi="Arial" w:cs="Arial"/>
                <w:sz w:val="18"/>
                <w:szCs w:val="18"/>
              </w:rPr>
            </w:pPr>
            <w:r>
              <w:rPr>
                <w:rFonts w:ascii="Arial" w:eastAsia="Arial" w:hAnsi="Arial" w:cs="Arial"/>
                <w:sz w:val="18"/>
                <w:szCs w:val="18"/>
              </w:rPr>
              <w:t>•  Suggest guaranteed or easy winnings;</w:t>
            </w:r>
          </w:p>
        </w:tc>
      </w:tr>
      <w:tr w:rsidR="008D4F2E" w14:paraId="62A905A6" w14:textId="77777777">
        <w:trPr>
          <w:jc w:val="center"/>
        </w:trPr>
        <w:tc>
          <w:tcPr>
            <w:tcW w:w="4675" w:type="dxa"/>
          </w:tcPr>
          <w:p w14:paraId="2EFA37F1"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Incentivar comportamento impulsivo ou compulsivo;</w:t>
            </w:r>
          </w:p>
        </w:tc>
        <w:tc>
          <w:tcPr>
            <w:tcW w:w="4675" w:type="dxa"/>
          </w:tcPr>
          <w:p w14:paraId="5040D7F0" w14:textId="77777777" w:rsidR="008D4F2E" w:rsidRDefault="00000000">
            <w:pPr>
              <w:jc w:val="both"/>
              <w:rPr>
                <w:rFonts w:ascii="Arial" w:eastAsia="Arial" w:hAnsi="Arial" w:cs="Arial"/>
                <w:sz w:val="18"/>
                <w:szCs w:val="18"/>
              </w:rPr>
            </w:pPr>
            <w:r>
              <w:rPr>
                <w:rFonts w:ascii="Arial" w:eastAsia="Arial" w:hAnsi="Arial" w:cs="Arial"/>
                <w:sz w:val="18"/>
                <w:szCs w:val="18"/>
              </w:rPr>
              <w:t>•  Encourage impulsive/compulsive behavior;</w:t>
            </w:r>
          </w:p>
        </w:tc>
      </w:tr>
      <w:tr w:rsidR="008D4F2E" w14:paraId="01977516" w14:textId="77777777">
        <w:trPr>
          <w:jc w:val="center"/>
        </w:trPr>
        <w:tc>
          <w:tcPr>
            <w:tcW w:w="4675" w:type="dxa"/>
          </w:tcPr>
          <w:p w14:paraId="094AADFD"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Criar urgência (“aposte agora”, “não perca essa chance”);</w:t>
            </w:r>
          </w:p>
        </w:tc>
        <w:tc>
          <w:tcPr>
            <w:tcW w:w="4675" w:type="dxa"/>
          </w:tcPr>
          <w:p w14:paraId="11017FFB" w14:textId="77777777" w:rsidR="008D4F2E" w:rsidRDefault="00000000">
            <w:pPr>
              <w:jc w:val="both"/>
              <w:rPr>
                <w:rFonts w:ascii="Arial" w:eastAsia="Arial" w:hAnsi="Arial" w:cs="Arial"/>
                <w:sz w:val="18"/>
                <w:szCs w:val="18"/>
              </w:rPr>
            </w:pPr>
            <w:r>
              <w:rPr>
                <w:rFonts w:ascii="Arial" w:eastAsia="Arial" w:hAnsi="Arial" w:cs="Arial"/>
                <w:sz w:val="18"/>
                <w:szCs w:val="18"/>
              </w:rPr>
              <w:t>•  Create urgency (“bet now,” “don’t miss this chance”);</w:t>
            </w:r>
          </w:p>
        </w:tc>
      </w:tr>
      <w:tr w:rsidR="008D4F2E" w14:paraId="2F738542" w14:textId="77777777">
        <w:trPr>
          <w:jc w:val="center"/>
        </w:trPr>
        <w:tc>
          <w:tcPr>
            <w:tcW w:w="4675" w:type="dxa"/>
          </w:tcPr>
          <w:p w14:paraId="2A73899C" w14:textId="77777777" w:rsidR="008D4F2E" w:rsidRDefault="00000000">
            <w:pPr>
              <w:jc w:val="both"/>
              <w:rPr>
                <w:rFonts w:ascii="Arial" w:eastAsia="Arial" w:hAnsi="Arial" w:cs="Arial"/>
                <w:sz w:val="18"/>
                <w:szCs w:val="18"/>
              </w:rPr>
            </w:pPr>
            <w:r>
              <w:rPr>
                <w:rFonts w:ascii="Arial" w:eastAsia="Arial" w:hAnsi="Arial" w:cs="Arial"/>
                <w:sz w:val="18"/>
                <w:szCs w:val="18"/>
              </w:rPr>
              <w:t>•  Prometer recuperação de perdas;</w:t>
            </w:r>
          </w:p>
        </w:tc>
        <w:tc>
          <w:tcPr>
            <w:tcW w:w="4675" w:type="dxa"/>
          </w:tcPr>
          <w:p w14:paraId="2D72FD7E" w14:textId="77777777" w:rsidR="008D4F2E" w:rsidRDefault="00000000">
            <w:pPr>
              <w:jc w:val="both"/>
              <w:rPr>
                <w:rFonts w:ascii="Arial" w:eastAsia="Arial" w:hAnsi="Arial" w:cs="Arial"/>
                <w:sz w:val="18"/>
                <w:szCs w:val="18"/>
              </w:rPr>
            </w:pPr>
            <w:r>
              <w:rPr>
                <w:rFonts w:ascii="Arial" w:eastAsia="Arial" w:hAnsi="Arial" w:cs="Arial"/>
                <w:sz w:val="18"/>
                <w:szCs w:val="18"/>
              </w:rPr>
              <w:t>•  Promise recovery of losses;</w:t>
            </w:r>
          </w:p>
        </w:tc>
      </w:tr>
      <w:tr w:rsidR="008D4F2E" w14:paraId="012FFDED" w14:textId="77777777">
        <w:trPr>
          <w:jc w:val="center"/>
        </w:trPr>
        <w:tc>
          <w:tcPr>
            <w:tcW w:w="4675" w:type="dxa"/>
          </w:tcPr>
          <w:p w14:paraId="7DCBF2D4"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Associar apostas a sucesso financiero, social ou pessoal;</w:t>
            </w:r>
          </w:p>
        </w:tc>
        <w:tc>
          <w:tcPr>
            <w:tcW w:w="4675" w:type="dxa"/>
          </w:tcPr>
          <w:p w14:paraId="142F99E7" w14:textId="77777777" w:rsidR="008D4F2E" w:rsidRDefault="00000000">
            <w:pPr>
              <w:jc w:val="both"/>
              <w:rPr>
                <w:rFonts w:ascii="Arial" w:eastAsia="Arial" w:hAnsi="Arial" w:cs="Arial"/>
                <w:sz w:val="18"/>
                <w:szCs w:val="18"/>
              </w:rPr>
            </w:pPr>
            <w:r>
              <w:rPr>
                <w:rFonts w:ascii="Arial" w:eastAsia="Arial" w:hAnsi="Arial" w:cs="Arial"/>
                <w:sz w:val="18"/>
                <w:szCs w:val="18"/>
              </w:rPr>
              <w:t>•  Associate betting with financial, social or personal success;</w:t>
            </w:r>
          </w:p>
        </w:tc>
      </w:tr>
      <w:tr w:rsidR="008D4F2E" w14:paraId="78437021" w14:textId="77777777">
        <w:trPr>
          <w:jc w:val="center"/>
        </w:trPr>
        <w:tc>
          <w:tcPr>
            <w:tcW w:w="4675" w:type="dxa"/>
          </w:tcPr>
          <w:p w14:paraId="292D19C2"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Exibir consumo de álcool, cigarros ou substâncias ilícitas durante a transmissão.</w:t>
            </w:r>
          </w:p>
          <w:p w14:paraId="4241E4D8" w14:textId="77777777" w:rsidR="008D4F2E" w:rsidRPr="00ED60DD" w:rsidRDefault="008D4F2E">
            <w:pPr>
              <w:jc w:val="both"/>
              <w:rPr>
                <w:rFonts w:ascii="Arial" w:eastAsia="Arial" w:hAnsi="Arial" w:cs="Arial"/>
                <w:sz w:val="18"/>
                <w:szCs w:val="18"/>
                <w:lang w:val="es-AR"/>
              </w:rPr>
            </w:pPr>
          </w:p>
        </w:tc>
        <w:tc>
          <w:tcPr>
            <w:tcW w:w="4675" w:type="dxa"/>
          </w:tcPr>
          <w:p w14:paraId="74F50EBD" w14:textId="77777777" w:rsidR="008D4F2E" w:rsidRDefault="00000000">
            <w:pPr>
              <w:jc w:val="both"/>
              <w:rPr>
                <w:rFonts w:ascii="Arial" w:eastAsia="Arial" w:hAnsi="Arial" w:cs="Arial"/>
                <w:sz w:val="18"/>
                <w:szCs w:val="18"/>
              </w:rPr>
            </w:pPr>
            <w:r>
              <w:rPr>
                <w:rFonts w:ascii="Arial" w:eastAsia="Arial" w:hAnsi="Arial" w:cs="Arial"/>
                <w:sz w:val="18"/>
                <w:szCs w:val="18"/>
              </w:rPr>
              <w:t>•  Display consumption of alcohol, cigarettes, or illicit substances during the broadcast;</w:t>
            </w:r>
          </w:p>
        </w:tc>
      </w:tr>
      <w:tr w:rsidR="008D4F2E" w14:paraId="637F3374" w14:textId="77777777">
        <w:trPr>
          <w:jc w:val="center"/>
        </w:trPr>
        <w:tc>
          <w:tcPr>
            <w:tcW w:w="4675" w:type="dxa"/>
          </w:tcPr>
          <w:p w14:paraId="4E318B69"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Utilizar conteúdo sexualizado ou discriminatório.</w:t>
            </w:r>
          </w:p>
        </w:tc>
        <w:tc>
          <w:tcPr>
            <w:tcW w:w="4675" w:type="dxa"/>
          </w:tcPr>
          <w:p w14:paraId="5DBE2ADC" w14:textId="77777777" w:rsidR="008D4F2E" w:rsidRDefault="00000000">
            <w:pPr>
              <w:jc w:val="both"/>
              <w:rPr>
                <w:rFonts w:ascii="Arial" w:eastAsia="Arial" w:hAnsi="Arial" w:cs="Arial"/>
                <w:sz w:val="18"/>
                <w:szCs w:val="18"/>
              </w:rPr>
            </w:pPr>
            <w:r>
              <w:rPr>
                <w:rFonts w:ascii="Arial" w:eastAsia="Arial" w:hAnsi="Arial" w:cs="Arial"/>
                <w:sz w:val="18"/>
                <w:szCs w:val="18"/>
              </w:rPr>
              <w:t>•  Use sexualized or discriminatory content.</w:t>
            </w:r>
          </w:p>
        </w:tc>
      </w:tr>
      <w:tr w:rsidR="008D4F2E" w14:paraId="6FEA7C2D" w14:textId="77777777">
        <w:trPr>
          <w:jc w:val="center"/>
        </w:trPr>
        <w:tc>
          <w:tcPr>
            <w:tcW w:w="4675" w:type="dxa"/>
          </w:tcPr>
          <w:p w14:paraId="21E5DACF"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13.4 Avisos Obrigatórios Durante Lives</w:t>
            </w:r>
          </w:p>
        </w:tc>
        <w:tc>
          <w:tcPr>
            <w:tcW w:w="4675" w:type="dxa"/>
          </w:tcPr>
          <w:p w14:paraId="0A07FFBC"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13.4 Mandatory Notices During Live Streams</w:t>
            </w:r>
          </w:p>
        </w:tc>
      </w:tr>
      <w:tr w:rsidR="008D4F2E" w14:paraId="2AE8A75E" w14:textId="77777777">
        <w:trPr>
          <w:jc w:val="center"/>
        </w:trPr>
        <w:tc>
          <w:tcPr>
            <w:tcW w:w="4675" w:type="dxa"/>
          </w:tcPr>
          <w:p w14:paraId="11AAC2FC"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lastRenderedPageBreak/>
              <w:t>Devem permanecer visíveis durante toda a transmissão:</w:t>
            </w:r>
          </w:p>
        </w:tc>
        <w:tc>
          <w:tcPr>
            <w:tcW w:w="4675" w:type="dxa"/>
          </w:tcPr>
          <w:p w14:paraId="5F07021B" w14:textId="77777777" w:rsidR="008D4F2E" w:rsidRDefault="00000000">
            <w:pPr>
              <w:jc w:val="both"/>
              <w:rPr>
                <w:rFonts w:ascii="Arial" w:eastAsia="Arial" w:hAnsi="Arial" w:cs="Arial"/>
                <w:sz w:val="18"/>
                <w:szCs w:val="18"/>
              </w:rPr>
            </w:pPr>
            <w:r>
              <w:rPr>
                <w:rFonts w:ascii="Arial" w:eastAsia="Arial" w:hAnsi="Arial" w:cs="Arial"/>
                <w:sz w:val="18"/>
                <w:szCs w:val="18"/>
              </w:rPr>
              <w:t>The following must remain visible throughout the entire broadcast:</w:t>
            </w:r>
          </w:p>
        </w:tc>
      </w:tr>
      <w:tr w:rsidR="008D4F2E" w14:paraId="1AF84EBB" w14:textId="77777777">
        <w:trPr>
          <w:jc w:val="center"/>
        </w:trPr>
        <w:tc>
          <w:tcPr>
            <w:tcW w:w="4675" w:type="dxa"/>
          </w:tcPr>
          <w:p w14:paraId="3A6987A8" w14:textId="77777777" w:rsidR="008D4F2E" w:rsidRDefault="00000000">
            <w:pPr>
              <w:jc w:val="both"/>
              <w:rPr>
                <w:rFonts w:ascii="Arial" w:eastAsia="Arial" w:hAnsi="Arial" w:cs="Arial"/>
                <w:sz w:val="18"/>
                <w:szCs w:val="18"/>
              </w:rPr>
            </w:pPr>
            <w:r>
              <w:rPr>
                <w:rFonts w:ascii="Arial" w:eastAsia="Arial" w:hAnsi="Arial" w:cs="Arial"/>
                <w:sz w:val="18"/>
                <w:szCs w:val="18"/>
              </w:rPr>
              <w:t>•  Aviso “18+”;</w:t>
            </w:r>
          </w:p>
        </w:tc>
        <w:tc>
          <w:tcPr>
            <w:tcW w:w="4675" w:type="dxa"/>
          </w:tcPr>
          <w:p w14:paraId="7D860EF2" w14:textId="77777777" w:rsidR="008D4F2E" w:rsidRDefault="00000000">
            <w:pPr>
              <w:jc w:val="both"/>
              <w:rPr>
                <w:rFonts w:ascii="Arial" w:eastAsia="Arial" w:hAnsi="Arial" w:cs="Arial"/>
                <w:sz w:val="18"/>
                <w:szCs w:val="18"/>
              </w:rPr>
            </w:pPr>
            <w:r>
              <w:rPr>
                <w:rFonts w:ascii="Arial" w:eastAsia="Arial" w:hAnsi="Arial" w:cs="Arial"/>
                <w:sz w:val="18"/>
                <w:szCs w:val="18"/>
              </w:rPr>
              <w:t>•  “18+” notice;</w:t>
            </w:r>
          </w:p>
        </w:tc>
      </w:tr>
      <w:tr w:rsidR="008D4F2E" w14:paraId="0B1F3943" w14:textId="77777777">
        <w:trPr>
          <w:jc w:val="center"/>
        </w:trPr>
        <w:tc>
          <w:tcPr>
            <w:tcW w:w="4675" w:type="dxa"/>
          </w:tcPr>
          <w:p w14:paraId="42F1164E"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Mensagem de Jogo Responsável (ex.: “Jogue com Responsabilidade”);</w:t>
            </w:r>
          </w:p>
        </w:tc>
        <w:tc>
          <w:tcPr>
            <w:tcW w:w="4675" w:type="dxa"/>
          </w:tcPr>
          <w:p w14:paraId="35F174EB" w14:textId="77777777" w:rsidR="008D4F2E" w:rsidRDefault="00000000">
            <w:pPr>
              <w:jc w:val="both"/>
              <w:rPr>
                <w:rFonts w:ascii="Arial" w:eastAsia="Arial" w:hAnsi="Arial" w:cs="Arial"/>
                <w:sz w:val="18"/>
                <w:szCs w:val="18"/>
              </w:rPr>
            </w:pPr>
            <w:r>
              <w:rPr>
                <w:rFonts w:ascii="Arial" w:eastAsia="Arial" w:hAnsi="Arial" w:cs="Arial"/>
                <w:sz w:val="18"/>
                <w:szCs w:val="18"/>
              </w:rPr>
              <w:t>•  Responsible-gambling message, e.g., “Gamble Responsibly”;</w:t>
            </w:r>
          </w:p>
        </w:tc>
      </w:tr>
      <w:tr w:rsidR="008D4F2E" w14:paraId="04F6609C" w14:textId="77777777">
        <w:trPr>
          <w:jc w:val="center"/>
        </w:trPr>
        <w:tc>
          <w:tcPr>
            <w:tcW w:w="4675" w:type="dxa"/>
          </w:tcPr>
          <w:p w14:paraId="47E4634E"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Link ou indicação paraa os Termos e Condições;</w:t>
            </w:r>
          </w:p>
        </w:tc>
        <w:tc>
          <w:tcPr>
            <w:tcW w:w="4675" w:type="dxa"/>
          </w:tcPr>
          <w:p w14:paraId="1FC2885F" w14:textId="77777777" w:rsidR="008D4F2E" w:rsidRDefault="00000000">
            <w:pPr>
              <w:jc w:val="both"/>
              <w:rPr>
                <w:rFonts w:ascii="Arial" w:eastAsia="Arial" w:hAnsi="Arial" w:cs="Arial"/>
                <w:sz w:val="18"/>
                <w:szCs w:val="18"/>
              </w:rPr>
            </w:pPr>
            <w:r>
              <w:rPr>
                <w:rFonts w:ascii="Arial" w:eastAsia="Arial" w:hAnsi="Arial" w:cs="Arial"/>
                <w:sz w:val="18"/>
                <w:szCs w:val="18"/>
              </w:rPr>
              <w:t>•  Link or reference to the Terms &amp; Conditions;</w:t>
            </w:r>
          </w:p>
        </w:tc>
      </w:tr>
      <w:tr w:rsidR="008D4F2E" w14:paraId="4089A2DC" w14:textId="77777777">
        <w:trPr>
          <w:jc w:val="center"/>
        </w:trPr>
        <w:tc>
          <w:tcPr>
            <w:tcW w:w="4675" w:type="dxa"/>
          </w:tcPr>
          <w:p w14:paraId="7AE4E7B5" w14:textId="77777777" w:rsidR="008D4F2E" w:rsidRDefault="00000000">
            <w:pPr>
              <w:jc w:val="both"/>
              <w:rPr>
                <w:rFonts w:ascii="Arial" w:eastAsia="Arial" w:hAnsi="Arial" w:cs="Arial"/>
                <w:sz w:val="18"/>
                <w:szCs w:val="18"/>
              </w:rPr>
            </w:pPr>
            <w:r>
              <w:rPr>
                <w:rFonts w:ascii="Arial" w:eastAsia="Arial" w:hAnsi="Arial" w:cs="Arial"/>
                <w:sz w:val="18"/>
                <w:szCs w:val="18"/>
              </w:rPr>
              <w:t>•  Identificação de publicidade/parceria.</w:t>
            </w:r>
          </w:p>
        </w:tc>
        <w:tc>
          <w:tcPr>
            <w:tcW w:w="4675" w:type="dxa"/>
          </w:tcPr>
          <w:p w14:paraId="3A99FCF2" w14:textId="77777777" w:rsidR="008D4F2E" w:rsidRDefault="00000000">
            <w:pPr>
              <w:jc w:val="both"/>
              <w:rPr>
                <w:rFonts w:ascii="Arial" w:eastAsia="Arial" w:hAnsi="Arial" w:cs="Arial"/>
                <w:sz w:val="18"/>
                <w:szCs w:val="18"/>
              </w:rPr>
            </w:pPr>
            <w:r>
              <w:rPr>
                <w:rFonts w:ascii="Arial" w:eastAsia="Arial" w:hAnsi="Arial" w:cs="Arial"/>
                <w:sz w:val="18"/>
                <w:szCs w:val="18"/>
              </w:rPr>
              <w:t>•  Advertising/partnership identification.</w:t>
            </w:r>
          </w:p>
        </w:tc>
      </w:tr>
      <w:tr w:rsidR="008D4F2E" w14:paraId="6C2281CA" w14:textId="77777777">
        <w:trPr>
          <w:jc w:val="center"/>
        </w:trPr>
        <w:tc>
          <w:tcPr>
            <w:tcW w:w="4675" w:type="dxa"/>
          </w:tcPr>
          <w:p w14:paraId="7B39AEAE" w14:textId="77777777" w:rsidR="008D4F2E" w:rsidRPr="00ED60DD" w:rsidRDefault="00000000">
            <w:pPr>
              <w:spacing w:before="120" w:after="40"/>
              <w:jc w:val="both"/>
              <w:rPr>
                <w:rFonts w:ascii="Arial" w:eastAsia="Arial" w:hAnsi="Arial" w:cs="Arial"/>
                <w:sz w:val="18"/>
                <w:szCs w:val="18"/>
                <w:lang w:val="es-AR"/>
              </w:rPr>
            </w:pPr>
            <w:r w:rsidRPr="00ED60DD">
              <w:rPr>
                <w:rFonts w:ascii="Arial" w:eastAsia="Arial" w:hAnsi="Arial" w:cs="Arial"/>
                <w:b/>
                <w:bCs/>
                <w:color w:val="1F3864"/>
                <w:sz w:val="18"/>
                <w:szCs w:val="18"/>
                <w:lang w:val="es-AR"/>
              </w:rPr>
              <w:t>14. Proibições Absolutas (Resumo) — nenhuma publicidade pode:</w:t>
            </w:r>
          </w:p>
        </w:tc>
        <w:tc>
          <w:tcPr>
            <w:tcW w:w="4675" w:type="dxa"/>
          </w:tcPr>
          <w:p w14:paraId="6EEF4477"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14. Absolute Prohibitions (Summary) — no advertising may:</w:t>
            </w:r>
          </w:p>
        </w:tc>
      </w:tr>
      <w:tr w:rsidR="008D4F2E" w14:paraId="0696F7DA" w14:textId="77777777">
        <w:trPr>
          <w:jc w:val="center"/>
        </w:trPr>
        <w:tc>
          <w:tcPr>
            <w:tcW w:w="4675" w:type="dxa"/>
          </w:tcPr>
          <w:p w14:paraId="02DA0644"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Sugerir lucro fácil ou garantido;</w:t>
            </w:r>
          </w:p>
        </w:tc>
        <w:tc>
          <w:tcPr>
            <w:tcW w:w="4675" w:type="dxa"/>
          </w:tcPr>
          <w:p w14:paraId="012F1721" w14:textId="77777777" w:rsidR="008D4F2E" w:rsidRDefault="00000000">
            <w:pPr>
              <w:jc w:val="both"/>
              <w:rPr>
                <w:rFonts w:ascii="Arial" w:eastAsia="Arial" w:hAnsi="Arial" w:cs="Arial"/>
                <w:sz w:val="18"/>
                <w:szCs w:val="18"/>
              </w:rPr>
            </w:pPr>
            <w:r>
              <w:rPr>
                <w:rFonts w:ascii="Arial" w:eastAsia="Arial" w:hAnsi="Arial" w:cs="Arial"/>
                <w:sz w:val="18"/>
                <w:szCs w:val="18"/>
              </w:rPr>
              <w:t>•  Suggest easy or guaranteed profit;</w:t>
            </w:r>
          </w:p>
        </w:tc>
      </w:tr>
      <w:tr w:rsidR="008D4F2E" w14:paraId="201DB649" w14:textId="77777777">
        <w:trPr>
          <w:jc w:val="center"/>
        </w:trPr>
        <w:tc>
          <w:tcPr>
            <w:tcW w:w="4675" w:type="dxa"/>
          </w:tcPr>
          <w:p w14:paraId="68AF2CC5"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Usar “gratuito” de forma enganosa;</w:t>
            </w:r>
          </w:p>
        </w:tc>
        <w:tc>
          <w:tcPr>
            <w:tcW w:w="4675" w:type="dxa"/>
          </w:tcPr>
          <w:p w14:paraId="235572B1" w14:textId="77777777" w:rsidR="008D4F2E" w:rsidRDefault="00000000">
            <w:pPr>
              <w:jc w:val="both"/>
              <w:rPr>
                <w:rFonts w:ascii="Arial" w:eastAsia="Arial" w:hAnsi="Arial" w:cs="Arial"/>
                <w:sz w:val="18"/>
                <w:szCs w:val="18"/>
              </w:rPr>
            </w:pPr>
            <w:r>
              <w:rPr>
                <w:rFonts w:ascii="Arial" w:eastAsia="Arial" w:hAnsi="Arial" w:cs="Arial"/>
                <w:sz w:val="18"/>
                <w:szCs w:val="18"/>
              </w:rPr>
              <w:t>•  Use “free” misleadingly;</w:t>
            </w:r>
          </w:p>
        </w:tc>
      </w:tr>
      <w:tr w:rsidR="008D4F2E" w14:paraId="1E5B4893" w14:textId="77777777">
        <w:trPr>
          <w:jc w:val="center"/>
        </w:trPr>
        <w:tc>
          <w:tcPr>
            <w:tcW w:w="4675" w:type="dxa"/>
          </w:tcPr>
          <w:p w14:paraId="2EE6DB06" w14:textId="77777777" w:rsidR="008D4F2E" w:rsidRDefault="00000000">
            <w:pPr>
              <w:jc w:val="both"/>
              <w:rPr>
                <w:rFonts w:ascii="Arial" w:eastAsia="Arial" w:hAnsi="Arial" w:cs="Arial"/>
                <w:sz w:val="18"/>
                <w:szCs w:val="18"/>
              </w:rPr>
            </w:pPr>
            <w:r>
              <w:rPr>
                <w:rFonts w:ascii="Arial" w:eastAsia="Arial" w:hAnsi="Arial" w:cs="Arial"/>
                <w:sz w:val="18"/>
                <w:szCs w:val="18"/>
              </w:rPr>
              <w:t>•  Sugerir recuperação de perdas;</w:t>
            </w:r>
          </w:p>
        </w:tc>
        <w:tc>
          <w:tcPr>
            <w:tcW w:w="4675" w:type="dxa"/>
          </w:tcPr>
          <w:p w14:paraId="696D3A1D" w14:textId="77777777" w:rsidR="008D4F2E" w:rsidRDefault="00000000">
            <w:pPr>
              <w:jc w:val="both"/>
              <w:rPr>
                <w:rFonts w:ascii="Arial" w:eastAsia="Arial" w:hAnsi="Arial" w:cs="Arial"/>
                <w:sz w:val="18"/>
                <w:szCs w:val="18"/>
              </w:rPr>
            </w:pPr>
            <w:r>
              <w:rPr>
                <w:rFonts w:ascii="Arial" w:eastAsia="Arial" w:hAnsi="Arial" w:cs="Arial"/>
                <w:sz w:val="18"/>
                <w:szCs w:val="18"/>
              </w:rPr>
              <w:t>•  Suggest recovery of losses;</w:t>
            </w:r>
          </w:p>
        </w:tc>
      </w:tr>
      <w:tr w:rsidR="008D4F2E" w14:paraId="4F321CD4" w14:textId="77777777">
        <w:trPr>
          <w:jc w:val="center"/>
        </w:trPr>
        <w:tc>
          <w:tcPr>
            <w:tcW w:w="4675" w:type="dxa"/>
          </w:tcPr>
          <w:p w14:paraId="2EFBE14E"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Apresentar apostas como solução financeira;</w:t>
            </w:r>
          </w:p>
        </w:tc>
        <w:tc>
          <w:tcPr>
            <w:tcW w:w="4675" w:type="dxa"/>
          </w:tcPr>
          <w:p w14:paraId="0FFF4621" w14:textId="77777777" w:rsidR="008D4F2E" w:rsidRDefault="00000000">
            <w:pPr>
              <w:jc w:val="both"/>
              <w:rPr>
                <w:rFonts w:ascii="Arial" w:eastAsia="Arial" w:hAnsi="Arial" w:cs="Arial"/>
                <w:sz w:val="18"/>
                <w:szCs w:val="18"/>
              </w:rPr>
            </w:pPr>
            <w:r>
              <w:rPr>
                <w:rFonts w:ascii="Arial" w:eastAsia="Arial" w:hAnsi="Arial" w:cs="Arial"/>
                <w:sz w:val="18"/>
                <w:szCs w:val="18"/>
              </w:rPr>
              <w:t>•  Present betting as a financial solution;</w:t>
            </w:r>
          </w:p>
        </w:tc>
      </w:tr>
      <w:tr w:rsidR="008D4F2E" w14:paraId="3CB4BE45" w14:textId="77777777">
        <w:trPr>
          <w:jc w:val="center"/>
        </w:trPr>
        <w:tc>
          <w:tcPr>
            <w:tcW w:w="4675" w:type="dxa"/>
          </w:tcPr>
          <w:p w14:paraId="5088DDBC" w14:textId="77777777" w:rsidR="008D4F2E" w:rsidRDefault="00000000">
            <w:pPr>
              <w:jc w:val="both"/>
              <w:rPr>
                <w:rFonts w:ascii="Arial" w:eastAsia="Arial" w:hAnsi="Arial" w:cs="Arial"/>
                <w:sz w:val="18"/>
                <w:szCs w:val="18"/>
              </w:rPr>
            </w:pPr>
            <w:r>
              <w:rPr>
                <w:rFonts w:ascii="Arial" w:eastAsia="Arial" w:hAnsi="Arial" w:cs="Arial"/>
                <w:sz w:val="18"/>
                <w:szCs w:val="18"/>
              </w:rPr>
              <w:t>•  Incluir menores;</w:t>
            </w:r>
          </w:p>
        </w:tc>
        <w:tc>
          <w:tcPr>
            <w:tcW w:w="4675" w:type="dxa"/>
          </w:tcPr>
          <w:p w14:paraId="2DAF64A4" w14:textId="77777777" w:rsidR="008D4F2E" w:rsidRDefault="00000000">
            <w:pPr>
              <w:jc w:val="both"/>
              <w:rPr>
                <w:rFonts w:ascii="Arial" w:eastAsia="Arial" w:hAnsi="Arial" w:cs="Arial"/>
                <w:sz w:val="18"/>
                <w:szCs w:val="18"/>
              </w:rPr>
            </w:pPr>
            <w:r>
              <w:rPr>
                <w:rFonts w:ascii="Arial" w:eastAsia="Arial" w:hAnsi="Arial" w:cs="Arial"/>
                <w:sz w:val="18"/>
                <w:szCs w:val="18"/>
              </w:rPr>
              <w:t>•  Include minors;</w:t>
            </w:r>
          </w:p>
        </w:tc>
      </w:tr>
      <w:tr w:rsidR="008D4F2E" w14:paraId="217C7240" w14:textId="77777777">
        <w:trPr>
          <w:jc w:val="center"/>
        </w:trPr>
        <w:tc>
          <w:tcPr>
            <w:tcW w:w="4675" w:type="dxa"/>
          </w:tcPr>
          <w:p w14:paraId="7CF43CF9" w14:textId="77777777" w:rsidR="008D4F2E" w:rsidRDefault="00000000">
            <w:pPr>
              <w:jc w:val="both"/>
              <w:rPr>
                <w:rFonts w:ascii="Arial" w:eastAsia="Arial" w:hAnsi="Arial" w:cs="Arial"/>
                <w:sz w:val="18"/>
                <w:szCs w:val="18"/>
              </w:rPr>
            </w:pPr>
            <w:r>
              <w:rPr>
                <w:rFonts w:ascii="Arial" w:eastAsia="Arial" w:hAnsi="Arial" w:cs="Arial"/>
                <w:sz w:val="18"/>
                <w:szCs w:val="18"/>
              </w:rPr>
              <w:t>• Direcionar-se a menores</w:t>
            </w:r>
          </w:p>
        </w:tc>
        <w:tc>
          <w:tcPr>
            <w:tcW w:w="4675" w:type="dxa"/>
          </w:tcPr>
          <w:p w14:paraId="40D4097A" w14:textId="77777777" w:rsidR="008D4F2E" w:rsidRDefault="00000000">
            <w:pPr>
              <w:jc w:val="both"/>
              <w:rPr>
                <w:rFonts w:ascii="Arial" w:eastAsia="Arial" w:hAnsi="Arial" w:cs="Arial"/>
                <w:sz w:val="18"/>
                <w:szCs w:val="18"/>
              </w:rPr>
            </w:pPr>
            <w:r>
              <w:rPr>
                <w:rFonts w:ascii="Arial" w:eastAsia="Arial" w:hAnsi="Arial" w:cs="Arial"/>
                <w:sz w:val="18"/>
                <w:szCs w:val="18"/>
              </w:rPr>
              <w:t>• Be directed at minors</w:t>
            </w:r>
          </w:p>
        </w:tc>
      </w:tr>
      <w:tr w:rsidR="008D4F2E" w14:paraId="091CA56A" w14:textId="77777777">
        <w:trPr>
          <w:jc w:val="center"/>
        </w:trPr>
        <w:tc>
          <w:tcPr>
            <w:tcW w:w="4675" w:type="dxa"/>
          </w:tcPr>
          <w:p w14:paraId="3E37CE6D" w14:textId="77777777" w:rsidR="008D4F2E" w:rsidRDefault="00000000">
            <w:pPr>
              <w:jc w:val="both"/>
              <w:rPr>
                <w:rFonts w:ascii="Arial" w:eastAsia="Arial" w:hAnsi="Arial" w:cs="Arial"/>
                <w:sz w:val="18"/>
                <w:szCs w:val="18"/>
              </w:rPr>
            </w:pPr>
            <w:r>
              <w:rPr>
                <w:rFonts w:ascii="Arial" w:eastAsia="Arial" w:hAnsi="Arial" w:cs="Arial"/>
                <w:sz w:val="18"/>
                <w:szCs w:val="18"/>
              </w:rPr>
              <w:t>•  Usar sexualização;</w:t>
            </w:r>
          </w:p>
        </w:tc>
        <w:tc>
          <w:tcPr>
            <w:tcW w:w="4675" w:type="dxa"/>
          </w:tcPr>
          <w:p w14:paraId="7DF708E1" w14:textId="77777777" w:rsidR="008D4F2E" w:rsidRDefault="00000000">
            <w:pPr>
              <w:jc w:val="both"/>
              <w:rPr>
                <w:rFonts w:ascii="Arial" w:eastAsia="Arial" w:hAnsi="Arial" w:cs="Arial"/>
                <w:sz w:val="18"/>
                <w:szCs w:val="18"/>
              </w:rPr>
            </w:pPr>
            <w:r>
              <w:rPr>
                <w:rFonts w:ascii="Arial" w:eastAsia="Arial" w:hAnsi="Arial" w:cs="Arial"/>
                <w:sz w:val="18"/>
                <w:szCs w:val="18"/>
              </w:rPr>
              <w:t>•  Use sexualization;</w:t>
            </w:r>
          </w:p>
        </w:tc>
      </w:tr>
      <w:tr w:rsidR="008D4F2E" w14:paraId="7116821B" w14:textId="77777777">
        <w:trPr>
          <w:jc w:val="center"/>
        </w:trPr>
        <w:tc>
          <w:tcPr>
            <w:tcW w:w="4675" w:type="dxa"/>
          </w:tcPr>
          <w:p w14:paraId="2B0288C9" w14:textId="77777777" w:rsidR="008D4F2E" w:rsidRDefault="00000000">
            <w:pPr>
              <w:jc w:val="both"/>
              <w:rPr>
                <w:rFonts w:ascii="Arial" w:eastAsia="Arial" w:hAnsi="Arial" w:cs="Arial"/>
                <w:sz w:val="18"/>
                <w:szCs w:val="18"/>
              </w:rPr>
            </w:pPr>
            <w:r>
              <w:rPr>
                <w:rFonts w:ascii="Arial" w:eastAsia="Arial" w:hAnsi="Arial" w:cs="Arial"/>
                <w:sz w:val="18"/>
                <w:szCs w:val="18"/>
              </w:rPr>
              <w:t>•  Exibir comportamento ilegal;</w:t>
            </w:r>
          </w:p>
        </w:tc>
        <w:tc>
          <w:tcPr>
            <w:tcW w:w="4675" w:type="dxa"/>
          </w:tcPr>
          <w:p w14:paraId="1B46401E" w14:textId="77777777" w:rsidR="008D4F2E" w:rsidRDefault="00000000">
            <w:pPr>
              <w:jc w:val="both"/>
              <w:rPr>
                <w:rFonts w:ascii="Arial" w:eastAsia="Arial" w:hAnsi="Arial" w:cs="Arial"/>
                <w:sz w:val="18"/>
                <w:szCs w:val="18"/>
              </w:rPr>
            </w:pPr>
            <w:r>
              <w:rPr>
                <w:rFonts w:ascii="Arial" w:eastAsia="Arial" w:hAnsi="Arial" w:cs="Arial"/>
                <w:sz w:val="18"/>
                <w:szCs w:val="18"/>
              </w:rPr>
              <w:t>•  Display illegal behavior;</w:t>
            </w:r>
          </w:p>
        </w:tc>
      </w:tr>
      <w:tr w:rsidR="008D4F2E" w14:paraId="0EB2420F" w14:textId="77777777">
        <w:trPr>
          <w:jc w:val="center"/>
        </w:trPr>
        <w:tc>
          <w:tcPr>
            <w:tcW w:w="4675" w:type="dxa"/>
          </w:tcPr>
          <w:p w14:paraId="078A4364"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Usar chamadas de ação (“Aposte agora!”);</w:t>
            </w:r>
          </w:p>
        </w:tc>
        <w:tc>
          <w:tcPr>
            <w:tcW w:w="4675" w:type="dxa"/>
          </w:tcPr>
          <w:p w14:paraId="5E481749" w14:textId="77777777" w:rsidR="008D4F2E" w:rsidRDefault="00000000">
            <w:pPr>
              <w:jc w:val="both"/>
              <w:rPr>
                <w:rFonts w:ascii="Arial" w:eastAsia="Arial" w:hAnsi="Arial" w:cs="Arial"/>
                <w:sz w:val="18"/>
                <w:szCs w:val="18"/>
              </w:rPr>
            </w:pPr>
            <w:r>
              <w:rPr>
                <w:rFonts w:ascii="Arial" w:eastAsia="Arial" w:hAnsi="Arial" w:cs="Arial"/>
                <w:sz w:val="18"/>
                <w:szCs w:val="18"/>
              </w:rPr>
              <w:t>•  Use calls to action (“Bet now!”);</w:t>
            </w:r>
          </w:p>
        </w:tc>
      </w:tr>
      <w:tr w:rsidR="008D4F2E" w14:paraId="56D7D40E" w14:textId="77777777">
        <w:trPr>
          <w:jc w:val="center"/>
        </w:trPr>
        <w:tc>
          <w:tcPr>
            <w:tcW w:w="4675" w:type="dxa"/>
          </w:tcPr>
          <w:p w14:paraId="679CFA8F" w14:textId="77777777" w:rsidR="008D4F2E" w:rsidRDefault="00000000">
            <w:pPr>
              <w:jc w:val="both"/>
              <w:rPr>
                <w:rFonts w:ascii="Arial" w:eastAsia="Arial" w:hAnsi="Arial" w:cs="Arial"/>
                <w:sz w:val="18"/>
                <w:szCs w:val="18"/>
              </w:rPr>
            </w:pPr>
            <w:r>
              <w:rPr>
                <w:rFonts w:ascii="Arial" w:eastAsia="Arial" w:hAnsi="Arial" w:cs="Arial"/>
                <w:sz w:val="18"/>
                <w:szCs w:val="18"/>
              </w:rPr>
              <w:t>•  Usar alegações exageradas;</w:t>
            </w:r>
          </w:p>
        </w:tc>
        <w:tc>
          <w:tcPr>
            <w:tcW w:w="4675" w:type="dxa"/>
          </w:tcPr>
          <w:p w14:paraId="0C453A3C" w14:textId="77777777" w:rsidR="008D4F2E" w:rsidRDefault="00000000">
            <w:pPr>
              <w:jc w:val="both"/>
              <w:rPr>
                <w:rFonts w:ascii="Arial" w:eastAsia="Arial" w:hAnsi="Arial" w:cs="Arial"/>
                <w:sz w:val="18"/>
                <w:szCs w:val="18"/>
              </w:rPr>
            </w:pPr>
            <w:r>
              <w:rPr>
                <w:rFonts w:ascii="Arial" w:eastAsia="Arial" w:hAnsi="Arial" w:cs="Arial"/>
                <w:sz w:val="18"/>
                <w:szCs w:val="18"/>
              </w:rPr>
              <w:t>•  Use exaggerated claims;</w:t>
            </w:r>
          </w:p>
        </w:tc>
      </w:tr>
      <w:tr w:rsidR="008D4F2E" w14:paraId="366AE963" w14:textId="77777777">
        <w:trPr>
          <w:jc w:val="center"/>
        </w:trPr>
        <w:tc>
          <w:tcPr>
            <w:tcW w:w="4675" w:type="dxa"/>
          </w:tcPr>
          <w:p w14:paraId="30EF0922" w14:textId="77777777" w:rsidR="008D4F2E" w:rsidRDefault="00000000">
            <w:pPr>
              <w:jc w:val="both"/>
              <w:rPr>
                <w:rFonts w:ascii="Arial" w:eastAsia="Arial" w:hAnsi="Arial" w:cs="Arial"/>
                <w:sz w:val="18"/>
                <w:szCs w:val="18"/>
              </w:rPr>
            </w:pPr>
            <w:r>
              <w:rPr>
                <w:rFonts w:ascii="Arial" w:eastAsia="Arial" w:hAnsi="Arial" w:cs="Arial"/>
                <w:sz w:val="18"/>
                <w:szCs w:val="18"/>
              </w:rPr>
              <w:t>•  Exibir ambientes com crianças;</w:t>
            </w:r>
          </w:p>
        </w:tc>
        <w:tc>
          <w:tcPr>
            <w:tcW w:w="4675" w:type="dxa"/>
          </w:tcPr>
          <w:p w14:paraId="5D3E3458" w14:textId="77777777" w:rsidR="008D4F2E" w:rsidRDefault="00000000">
            <w:pPr>
              <w:jc w:val="both"/>
              <w:rPr>
                <w:rFonts w:ascii="Arial" w:eastAsia="Arial" w:hAnsi="Arial" w:cs="Arial"/>
                <w:sz w:val="18"/>
                <w:szCs w:val="18"/>
              </w:rPr>
            </w:pPr>
            <w:r>
              <w:rPr>
                <w:rFonts w:ascii="Arial" w:eastAsia="Arial" w:hAnsi="Arial" w:cs="Arial"/>
                <w:sz w:val="18"/>
                <w:szCs w:val="18"/>
              </w:rPr>
              <w:t>•  Show environments with children;</w:t>
            </w:r>
          </w:p>
        </w:tc>
      </w:tr>
      <w:tr w:rsidR="008D4F2E" w14:paraId="63141CAE" w14:textId="77777777">
        <w:trPr>
          <w:jc w:val="center"/>
        </w:trPr>
        <w:tc>
          <w:tcPr>
            <w:tcW w:w="4675" w:type="dxa"/>
          </w:tcPr>
          <w:p w14:paraId="3E885780"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Usar material com conotação sexual;</w:t>
            </w:r>
          </w:p>
        </w:tc>
        <w:tc>
          <w:tcPr>
            <w:tcW w:w="4675" w:type="dxa"/>
          </w:tcPr>
          <w:p w14:paraId="0F91AFDB" w14:textId="77777777" w:rsidR="008D4F2E" w:rsidRDefault="00000000">
            <w:pPr>
              <w:jc w:val="both"/>
              <w:rPr>
                <w:rFonts w:ascii="Arial" w:eastAsia="Arial" w:hAnsi="Arial" w:cs="Arial"/>
                <w:sz w:val="18"/>
                <w:szCs w:val="18"/>
              </w:rPr>
            </w:pPr>
            <w:r>
              <w:rPr>
                <w:rFonts w:ascii="Arial" w:eastAsia="Arial" w:hAnsi="Arial" w:cs="Arial"/>
                <w:sz w:val="18"/>
                <w:szCs w:val="18"/>
              </w:rPr>
              <w:t>•  Use material with sexual connotation;</w:t>
            </w:r>
          </w:p>
        </w:tc>
      </w:tr>
      <w:tr w:rsidR="008D4F2E" w14:paraId="003F285A" w14:textId="77777777">
        <w:trPr>
          <w:jc w:val="center"/>
        </w:trPr>
        <w:tc>
          <w:tcPr>
            <w:tcW w:w="4675" w:type="dxa"/>
          </w:tcPr>
          <w:p w14:paraId="159D1AED"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Usar vícios (álcool, cigarros, drogas);</w:t>
            </w:r>
          </w:p>
        </w:tc>
        <w:tc>
          <w:tcPr>
            <w:tcW w:w="4675" w:type="dxa"/>
          </w:tcPr>
          <w:p w14:paraId="471EB629" w14:textId="77777777" w:rsidR="008D4F2E" w:rsidRDefault="00000000">
            <w:pPr>
              <w:jc w:val="both"/>
              <w:rPr>
                <w:rFonts w:ascii="Arial" w:eastAsia="Arial" w:hAnsi="Arial" w:cs="Arial"/>
                <w:sz w:val="18"/>
                <w:szCs w:val="18"/>
              </w:rPr>
            </w:pPr>
            <w:r>
              <w:rPr>
                <w:rFonts w:ascii="Arial" w:eastAsia="Arial" w:hAnsi="Arial" w:cs="Arial"/>
                <w:sz w:val="18"/>
                <w:szCs w:val="18"/>
              </w:rPr>
              <w:t>•  Use vices (alcohol, cigarettes, drugs);</w:t>
            </w:r>
          </w:p>
        </w:tc>
      </w:tr>
      <w:tr w:rsidR="008D4F2E" w14:paraId="24044912" w14:textId="77777777">
        <w:trPr>
          <w:jc w:val="center"/>
        </w:trPr>
        <w:tc>
          <w:tcPr>
            <w:tcW w:w="4675" w:type="dxa"/>
          </w:tcPr>
          <w:p w14:paraId="11FBB5ED" w14:textId="77777777" w:rsidR="008D4F2E" w:rsidRDefault="00000000">
            <w:pPr>
              <w:jc w:val="both"/>
              <w:rPr>
                <w:rFonts w:ascii="Arial" w:eastAsia="Arial" w:hAnsi="Arial" w:cs="Arial"/>
                <w:sz w:val="18"/>
                <w:szCs w:val="18"/>
              </w:rPr>
            </w:pPr>
            <w:r>
              <w:rPr>
                <w:rFonts w:ascii="Arial" w:eastAsia="Arial" w:hAnsi="Arial" w:cs="Arial"/>
                <w:sz w:val="18"/>
                <w:szCs w:val="18"/>
              </w:rPr>
              <w:t>•  Exibir luxo excessivo.</w:t>
            </w:r>
          </w:p>
        </w:tc>
        <w:tc>
          <w:tcPr>
            <w:tcW w:w="4675" w:type="dxa"/>
          </w:tcPr>
          <w:p w14:paraId="007F058B" w14:textId="77777777" w:rsidR="008D4F2E" w:rsidRDefault="00000000">
            <w:pPr>
              <w:jc w:val="both"/>
              <w:rPr>
                <w:rFonts w:ascii="Arial" w:eastAsia="Arial" w:hAnsi="Arial" w:cs="Arial"/>
                <w:sz w:val="18"/>
                <w:szCs w:val="18"/>
              </w:rPr>
            </w:pPr>
            <w:r>
              <w:rPr>
                <w:rFonts w:ascii="Arial" w:eastAsia="Arial" w:hAnsi="Arial" w:cs="Arial"/>
                <w:sz w:val="18"/>
                <w:szCs w:val="18"/>
              </w:rPr>
              <w:t>•  Display excessive luxury.</w:t>
            </w:r>
          </w:p>
        </w:tc>
      </w:tr>
      <w:tr w:rsidR="008D4F2E" w14:paraId="16B3859C" w14:textId="77777777">
        <w:trPr>
          <w:jc w:val="center"/>
        </w:trPr>
        <w:tc>
          <w:tcPr>
            <w:tcW w:w="4675" w:type="dxa"/>
          </w:tcPr>
          <w:p w14:paraId="5373FD94"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15. Requisitos de Identificação Regulatória</w:t>
            </w:r>
          </w:p>
        </w:tc>
        <w:tc>
          <w:tcPr>
            <w:tcW w:w="4675" w:type="dxa"/>
          </w:tcPr>
          <w:p w14:paraId="23D3FD92"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15. Regulatory Identification Requirements</w:t>
            </w:r>
          </w:p>
        </w:tc>
      </w:tr>
      <w:tr w:rsidR="008D4F2E" w14:paraId="2D10A649" w14:textId="77777777">
        <w:trPr>
          <w:jc w:val="center"/>
        </w:trPr>
        <w:tc>
          <w:tcPr>
            <w:tcW w:w="4675" w:type="dxa"/>
          </w:tcPr>
          <w:p w14:paraId="001974A9"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xml:space="preserve">Toda ação deve incluir: </w:t>
            </w:r>
          </w:p>
          <w:p w14:paraId="6B9D39B4"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Número da Portaria de Autorização da SPA/MF</w:t>
            </w:r>
          </w:p>
          <w:p w14:paraId="09BBA515"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“Publicidade” ou equivalente</w:t>
            </w:r>
          </w:p>
          <w:p w14:paraId="7EB8CD19"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Advertências obrigatórias (18+ e Jogo Responsável)</w:t>
            </w:r>
          </w:p>
          <w:p w14:paraId="12A13A4F" w14:textId="77777777" w:rsidR="008D4F2E" w:rsidRDefault="00000000">
            <w:pPr>
              <w:spacing w:before="40" w:after="40"/>
              <w:jc w:val="both"/>
              <w:rPr>
                <w:rFonts w:ascii="Arial" w:eastAsia="Arial" w:hAnsi="Arial" w:cs="Arial"/>
                <w:sz w:val="18"/>
                <w:szCs w:val="18"/>
              </w:rPr>
            </w:pPr>
            <w:r>
              <w:rPr>
                <w:rFonts w:ascii="Arial" w:eastAsia="Arial" w:hAnsi="Arial" w:cs="Arial"/>
                <w:noProof/>
                <w:sz w:val="18"/>
                <w:szCs w:val="18"/>
              </w:rPr>
              <w:drawing>
                <wp:inline distT="114300" distB="114300" distL="114300" distR="114300" wp14:anchorId="7ABD2A51" wp14:editId="460D6D7F">
                  <wp:extent cx="2819400" cy="419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819400" cy="419100"/>
                          </a:xfrm>
                          <a:prstGeom prst="rect">
                            <a:avLst/>
                          </a:prstGeom>
                          <a:ln/>
                        </pic:spPr>
                      </pic:pic>
                    </a:graphicData>
                  </a:graphic>
                </wp:inline>
              </w:drawing>
            </w:r>
          </w:p>
        </w:tc>
        <w:tc>
          <w:tcPr>
            <w:tcW w:w="4675" w:type="dxa"/>
          </w:tcPr>
          <w:p w14:paraId="4E46B6D9"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xml:space="preserve">Every action must include: </w:t>
            </w:r>
            <w:r>
              <w:rPr>
                <w:rFonts w:ascii="Arial" w:eastAsia="Arial" w:hAnsi="Arial" w:cs="Arial"/>
                <w:sz w:val="18"/>
                <w:szCs w:val="18"/>
              </w:rPr>
              <w:br/>
              <w:t xml:space="preserve">• SPA/MF Authorization Ordinance number; </w:t>
            </w:r>
            <w:r>
              <w:rPr>
                <w:rFonts w:ascii="Arial" w:eastAsia="Arial" w:hAnsi="Arial" w:cs="Arial"/>
                <w:sz w:val="18"/>
                <w:szCs w:val="18"/>
              </w:rPr>
              <w:br/>
              <w:t xml:space="preserve">•“Advertising” or equivalent; </w:t>
            </w:r>
            <w:r>
              <w:rPr>
                <w:rFonts w:ascii="Arial" w:eastAsia="Arial" w:hAnsi="Arial" w:cs="Arial"/>
                <w:sz w:val="18"/>
                <w:szCs w:val="18"/>
              </w:rPr>
              <w:br/>
              <w:t>• warnings (18+ and Responsible Gambling).</w:t>
            </w:r>
          </w:p>
          <w:p w14:paraId="09E18DFC" w14:textId="77777777" w:rsidR="008D4F2E" w:rsidRDefault="00000000">
            <w:pPr>
              <w:spacing w:before="40" w:after="40"/>
              <w:jc w:val="both"/>
              <w:rPr>
                <w:rFonts w:ascii="Arial" w:eastAsia="Arial" w:hAnsi="Arial" w:cs="Arial"/>
                <w:sz w:val="18"/>
                <w:szCs w:val="18"/>
              </w:rPr>
            </w:pPr>
            <w:r>
              <w:rPr>
                <w:rFonts w:ascii="Arial" w:eastAsia="Arial" w:hAnsi="Arial" w:cs="Arial"/>
                <w:noProof/>
                <w:sz w:val="18"/>
                <w:szCs w:val="18"/>
              </w:rPr>
              <w:drawing>
                <wp:inline distT="114300" distB="114300" distL="114300" distR="114300" wp14:anchorId="0C2E7596" wp14:editId="6D61A3CD">
                  <wp:extent cx="2819400" cy="4191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819400" cy="419100"/>
                          </a:xfrm>
                          <a:prstGeom prst="rect">
                            <a:avLst/>
                          </a:prstGeom>
                          <a:ln/>
                        </pic:spPr>
                      </pic:pic>
                    </a:graphicData>
                  </a:graphic>
                </wp:inline>
              </w:drawing>
            </w:r>
          </w:p>
        </w:tc>
      </w:tr>
      <w:tr w:rsidR="008D4F2E" w14:paraId="7136A16E" w14:textId="77777777">
        <w:trPr>
          <w:jc w:val="center"/>
        </w:trPr>
        <w:tc>
          <w:tcPr>
            <w:tcW w:w="4675" w:type="dxa"/>
          </w:tcPr>
          <w:p w14:paraId="72C7F8A9" w14:textId="77777777" w:rsidR="008D4F2E" w:rsidRPr="00ED60DD" w:rsidRDefault="00000000">
            <w:pPr>
              <w:spacing w:before="80" w:after="20"/>
              <w:jc w:val="both"/>
              <w:rPr>
                <w:rFonts w:ascii="Arial" w:eastAsia="Arial" w:hAnsi="Arial" w:cs="Arial"/>
                <w:sz w:val="18"/>
                <w:szCs w:val="18"/>
                <w:lang w:val="es-AR"/>
              </w:rPr>
            </w:pPr>
            <w:r w:rsidRPr="00ED60DD">
              <w:rPr>
                <w:rFonts w:ascii="Arial" w:eastAsia="Arial" w:hAnsi="Arial" w:cs="Arial"/>
                <w:b/>
                <w:bCs/>
                <w:color w:val="2E5496"/>
                <w:sz w:val="18"/>
                <w:szCs w:val="18"/>
                <w:lang w:val="es-AR"/>
              </w:rPr>
              <w:t>Exceções — as advertências não exigidas para formatos que:</w:t>
            </w:r>
          </w:p>
        </w:tc>
        <w:tc>
          <w:tcPr>
            <w:tcW w:w="4675" w:type="dxa"/>
          </w:tcPr>
          <w:p w14:paraId="7C9B69CC"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Exceptions — warnings not required for formats that:</w:t>
            </w:r>
          </w:p>
        </w:tc>
      </w:tr>
      <w:tr w:rsidR="008D4F2E" w14:paraId="4DA31EB7" w14:textId="77777777">
        <w:trPr>
          <w:jc w:val="center"/>
        </w:trPr>
        <w:tc>
          <w:tcPr>
            <w:tcW w:w="4675" w:type="dxa"/>
          </w:tcPr>
          <w:p w14:paraId="57DBEF92"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Não contenham chamada para ação; e</w:t>
            </w:r>
          </w:p>
        </w:tc>
        <w:tc>
          <w:tcPr>
            <w:tcW w:w="4675" w:type="dxa"/>
          </w:tcPr>
          <w:p w14:paraId="2B82A28F" w14:textId="77777777" w:rsidR="008D4F2E" w:rsidRDefault="00000000">
            <w:pPr>
              <w:jc w:val="both"/>
              <w:rPr>
                <w:rFonts w:ascii="Arial" w:eastAsia="Arial" w:hAnsi="Arial" w:cs="Arial"/>
                <w:sz w:val="18"/>
                <w:szCs w:val="18"/>
              </w:rPr>
            </w:pPr>
            <w:r>
              <w:rPr>
                <w:rFonts w:ascii="Arial" w:eastAsia="Arial" w:hAnsi="Arial" w:cs="Arial"/>
                <w:sz w:val="18"/>
                <w:szCs w:val="18"/>
              </w:rPr>
              <w:t>•  Contain no call to action; and</w:t>
            </w:r>
          </w:p>
        </w:tc>
      </w:tr>
      <w:tr w:rsidR="008D4F2E" w14:paraId="1707DC3C" w14:textId="77777777">
        <w:trPr>
          <w:jc w:val="center"/>
        </w:trPr>
        <w:tc>
          <w:tcPr>
            <w:tcW w:w="4675" w:type="dxa"/>
          </w:tcPr>
          <w:p w14:paraId="05DE395C"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Apenas exibam marca, domínio ou slogan.</w:t>
            </w:r>
          </w:p>
        </w:tc>
        <w:tc>
          <w:tcPr>
            <w:tcW w:w="4675" w:type="dxa"/>
          </w:tcPr>
          <w:p w14:paraId="394B40F5" w14:textId="77777777" w:rsidR="008D4F2E" w:rsidRDefault="00000000">
            <w:pPr>
              <w:jc w:val="both"/>
              <w:rPr>
                <w:rFonts w:ascii="Arial" w:eastAsia="Arial" w:hAnsi="Arial" w:cs="Arial"/>
                <w:sz w:val="18"/>
                <w:szCs w:val="18"/>
              </w:rPr>
            </w:pPr>
            <w:r>
              <w:rPr>
                <w:rFonts w:ascii="Arial" w:eastAsia="Arial" w:hAnsi="Arial" w:cs="Arial"/>
                <w:sz w:val="18"/>
                <w:szCs w:val="18"/>
              </w:rPr>
              <w:t>•  Only display brand, domain or slogan.</w:t>
            </w:r>
          </w:p>
        </w:tc>
      </w:tr>
      <w:tr w:rsidR="008D4F2E" w14:paraId="0EB8F669" w14:textId="77777777">
        <w:trPr>
          <w:jc w:val="center"/>
        </w:trPr>
        <w:tc>
          <w:tcPr>
            <w:tcW w:w="4675" w:type="dxa"/>
          </w:tcPr>
          <w:p w14:paraId="2398AC7C"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Incluem-se:</w:t>
            </w:r>
          </w:p>
          <w:p w14:paraId="331DDDD9"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Publicidade estática ou dinâmica à beira de campo em estádios/arenas</w:t>
            </w:r>
          </w:p>
          <w:p w14:paraId="1BD4AEA4"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xml:space="preserve">• Aplicação de marca em equipamentos de competição ou materiais de apoio </w:t>
            </w:r>
          </w:p>
          <w:p w14:paraId="493C9721"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Vinhetas ultracurtas ou textos-foguete</w:t>
            </w:r>
          </w:p>
        </w:tc>
        <w:tc>
          <w:tcPr>
            <w:tcW w:w="4675" w:type="dxa"/>
          </w:tcPr>
          <w:p w14:paraId="347EA6C1" w14:textId="77777777" w:rsidR="008D4F2E" w:rsidRDefault="00000000">
            <w:pPr>
              <w:jc w:val="both"/>
              <w:rPr>
                <w:rFonts w:ascii="Arial" w:eastAsia="Arial" w:hAnsi="Arial" w:cs="Arial"/>
                <w:sz w:val="18"/>
                <w:szCs w:val="18"/>
              </w:rPr>
            </w:pPr>
            <w:r>
              <w:rPr>
                <w:rFonts w:ascii="Arial" w:eastAsia="Arial" w:hAnsi="Arial" w:cs="Arial"/>
                <w:sz w:val="18"/>
                <w:szCs w:val="18"/>
              </w:rPr>
              <w:t>Included are:</w:t>
            </w:r>
          </w:p>
          <w:p w14:paraId="79D004D0" w14:textId="77777777" w:rsidR="008D4F2E" w:rsidRDefault="00000000">
            <w:pPr>
              <w:jc w:val="both"/>
              <w:rPr>
                <w:rFonts w:ascii="Arial" w:eastAsia="Arial" w:hAnsi="Arial" w:cs="Arial"/>
                <w:sz w:val="18"/>
                <w:szCs w:val="18"/>
              </w:rPr>
            </w:pPr>
            <w:r>
              <w:rPr>
                <w:rFonts w:ascii="Arial" w:eastAsia="Arial" w:hAnsi="Arial" w:cs="Arial"/>
                <w:sz w:val="18"/>
                <w:szCs w:val="18"/>
              </w:rPr>
              <w:t>• Static or dynamic advertising at field-side in stadiums/arenas;</w:t>
            </w:r>
          </w:p>
          <w:p w14:paraId="3C55A370" w14:textId="77777777" w:rsidR="008D4F2E" w:rsidRDefault="00000000">
            <w:pPr>
              <w:jc w:val="both"/>
              <w:rPr>
                <w:rFonts w:ascii="Arial" w:eastAsia="Arial" w:hAnsi="Arial" w:cs="Arial"/>
                <w:sz w:val="18"/>
                <w:szCs w:val="18"/>
              </w:rPr>
            </w:pPr>
            <w:r>
              <w:rPr>
                <w:rFonts w:ascii="Arial" w:eastAsia="Arial" w:hAnsi="Arial" w:cs="Arial"/>
                <w:sz w:val="18"/>
                <w:szCs w:val="18"/>
              </w:rPr>
              <w:t>• Application of the brand on competition equipment or support materials;</w:t>
            </w:r>
          </w:p>
          <w:p w14:paraId="3C6BCD8A" w14:textId="77777777" w:rsidR="008D4F2E" w:rsidRDefault="00000000">
            <w:pPr>
              <w:jc w:val="both"/>
              <w:rPr>
                <w:rFonts w:ascii="Arial" w:eastAsia="Arial" w:hAnsi="Arial" w:cs="Arial"/>
                <w:sz w:val="18"/>
                <w:szCs w:val="18"/>
              </w:rPr>
            </w:pPr>
            <w:r>
              <w:rPr>
                <w:rFonts w:ascii="Arial" w:eastAsia="Arial" w:hAnsi="Arial" w:cs="Arial"/>
                <w:sz w:val="18"/>
                <w:szCs w:val="18"/>
              </w:rPr>
              <w:t>• Ultra-short bumpers or flight texts.</w:t>
            </w:r>
          </w:p>
        </w:tc>
      </w:tr>
      <w:tr w:rsidR="008D4F2E" w14:paraId="50BF9BDF" w14:textId="77777777">
        <w:trPr>
          <w:jc w:val="center"/>
        </w:trPr>
        <w:tc>
          <w:tcPr>
            <w:tcW w:w="4675" w:type="dxa"/>
          </w:tcPr>
          <w:p w14:paraId="68D1D45D" w14:textId="77777777" w:rsidR="008D4F2E" w:rsidRPr="00ED60DD" w:rsidRDefault="00000000">
            <w:pPr>
              <w:spacing w:before="120" w:after="40"/>
              <w:jc w:val="both"/>
              <w:rPr>
                <w:rFonts w:ascii="Arial" w:eastAsia="Arial" w:hAnsi="Arial" w:cs="Arial"/>
                <w:sz w:val="18"/>
                <w:szCs w:val="18"/>
                <w:lang w:val="es-AR"/>
              </w:rPr>
            </w:pPr>
            <w:r w:rsidRPr="00ED60DD">
              <w:rPr>
                <w:rFonts w:ascii="Arial" w:eastAsia="Arial" w:hAnsi="Arial" w:cs="Arial"/>
                <w:b/>
                <w:bCs/>
                <w:color w:val="1F3864"/>
                <w:sz w:val="18"/>
                <w:szCs w:val="18"/>
                <w:lang w:val="es-AR"/>
              </w:rPr>
              <w:t>16. Restrições de Veiculação — a publicidade não pode ser exibida em:</w:t>
            </w:r>
          </w:p>
        </w:tc>
        <w:tc>
          <w:tcPr>
            <w:tcW w:w="4675" w:type="dxa"/>
          </w:tcPr>
          <w:p w14:paraId="54CCD2CB"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16. Placement Restrictions — advertising may not be displayed in:</w:t>
            </w:r>
          </w:p>
        </w:tc>
      </w:tr>
      <w:tr w:rsidR="008D4F2E" w14:paraId="0F9D9AC9" w14:textId="77777777">
        <w:trPr>
          <w:jc w:val="center"/>
        </w:trPr>
        <w:tc>
          <w:tcPr>
            <w:tcW w:w="4675" w:type="dxa"/>
          </w:tcPr>
          <w:p w14:paraId="61CBA9F4" w14:textId="77777777" w:rsidR="008D4F2E" w:rsidRDefault="00000000">
            <w:pPr>
              <w:jc w:val="both"/>
              <w:rPr>
                <w:rFonts w:ascii="Arial" w:eastAsia="Arial" w:hAnsi="Arial" w:cs="Arial"/>
                <w:sz w:val="18"/>
                <w:szCs w:val="18"/>
              </w:rPr>
            </w:pPr>
            <w:r>
              <w:rPr>
                <w:rFonts w:ascii="Arial" w:eastAsia="Arial" w:hAnsi="Arial" w:cs="Arial"/>
                <w:sz w:val="18"/>
                <w:szCs w:val="18"/>
              </w:rPr>
              <w:t>•  Estabelecimentos médicos ou psicológicos;</w:t>
            </w:r>
          </w:p>
        </w:tc>
        <w:tc>
          <w:tcPr>
            <w:tcW w:w="4675" w:type="dxa"/>
          </w:tcPr>
          <w:p w14:paraId="5D43DDB7" w14:textId="77777777" w:rsidR="008D4F2E" w:rsidRDefault="00000000">
            <w:pPr>
              <w:jc w:val="both"/>
              <w:rPr>
                <w:rFonts w:ascii="Arial" w:eastAsia="Arial" w:hAnsi="Arial" w:cs="Arial"/>
                <w:sz w:val="18"/>
                <w:szCs w:val="18"/>
              </w:rPr>
            </w:pPr>
            <w:r>
              <w:rPr>
                <w:rFonts w:ascii="Arial" w:eastAsia="Arial" w:hAnsi="Arial" w:cs="Arial"/>
                <w:sz w:val="18"/>
                <w:szCs w:val="18"/>
              </w:rPr>
              <w:t>•  Medical or psychological facilities;</w:t>
            </w:r>
          </w:p>
        </w:tc>
      </w:tr>
      <w:tr w:rsidR="008D4F2E" w14:paraId="2D6B073A" w14:textId="77777777">
        <w:trPr>
          <w:jc w:val="center"/>
        </w:trPr>
        <w:tc>
          <w:tcPr>
            <w:tcW w:w="4675" w:type="dxa"/>
          </w:tcPr>
          <w:p w14:paraId="2C47DAAD"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Instituições de ensino (todos os níveis);</w:t>
            </w:r>
          </w:p>
        </w:tc>
        <w:tc>
          <w:tcPr>
            <w:tcW w:w="4675" w:type="dxa"/>
          </w:tcPr>
          <w:p w14:paraId="5B9CE787" w14:textId="77777777" w:rsidR="008D4F2E" w:rsidRDefault="00000000">
            <w:pPr>
              <w:jc w:val="both"/>
              <w:rPr>
                <w:rFonts w:ascii="Arial" w:eastAsia="Arial" w:hAnsi="Arial" w:cs="Arial"/>
                <w:sz w:val="18"/>
                <w:szCs w:val="18"/>
              </w:rPr>
            </w:pPr>
            <w:r>
              <w:rPr>
                <w:rFonts w:ascii="Arial" w:eastAsia="Arial" w:hAnsi="Arial" w:cs="Arial"/>
                <w:sz w:val="18"/>
                <w:szCs w:val="18"/>
              </w:rPr>
              <w:t>•  Educational institutions (all levels);</w:t>
            </w:r>
          </w:p>
        </w:tc>
      </w:tr>
      <w:tr w:rsidR="008D4F2E" w14:paraId="13A97EF7" w14:textId="77777777">
        <w:trPr>
          <w:jc w:val="center"/>
        </w:trPr>
        <w:tc>
          <w:tcPr>
            <w:tcW w:w="4675" w:type="dxa"/>
          </w:tcPr>
          <w:p w14:paraId="7E010619"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Locais frequentados predominantemente por menores;</w:t>
            </w:r>
          </w:p>
        </w:tc>
        <w:tc>
          <w:tcPr>
            <w:tcW w:w="4675" w:type="dxa"/>
          </w:tcPr>
          <w:p w14:paraId="0853D89C" w14:textId="77777777" w:rsidR="008D4F2E" w:rsidRDefault="00000000">
            <w:pPr>
              <w:jc w:val="both"/>
              <w:rPr>
                <w:rFonts w:ascii="Arial" w:eastAsia="Arial" w:hAnsi="Arial" w:cs="Arial"/>
                <w:sz w:val="18"/>
                <w:szCs w:val="18"/>
              </w:rPr>
            </w:pPr>
            <w:r>
              <w:rPr>
                <w:rFonts w:ascii="Arial" w:eastAsia="Arial" w:hAnsi="Arial" w:cs="Arial"/>
                <w:sz w:val="18"/>
                <w:szCs w:val="18"/>
              </w:rPr>
              <w:t>•  Venues predominantly attended by minors;</w:t>
            </w:r>
          </w:p>
        </w:tc>
      </w:tr>
      <w:tr w:rsidR="008D4F2E" w14:paraId="34D584A8" w14:textId="77777777">
        <w:trPr>
          <w:jc w:val="center"/>
        </w:trPr>
        <w:tc>
          <w:tcPr>
            <w:tcW w:w="4675" w:type="dxa"/>
          </w:tcPr>
          <w:p w14:paraId="6878763C"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Mídias ou programas cujo público principal seja composto por menores;</w:t>
            </w:r>
          </w:p>
        </w:tc>
        <w:tc>
          <w:tcPr>
            <w:tcW w:w="4675" w:type="dxa"/>
          </w:tcPr>
          <w:p w14:paraId="705CD7F3" w14:textId="77777777" w:rsidR="008D4F2E" w:rsidRDefault="00000000">
            <w:pPr>
              <w:jc w:val="both"/>
              <w:rPr>
                <w:rFonts w:ascii="Arial" w:eastAsia="Arial" w:hAnsi="Arial" w:cs="Arial"/>
                <w:sz w:val="18"/>
                <w:szCs w:val="18"/>
              </w:rPr>
            </w:pPr>
            <w:r>
              <w:rPr>
                <w:rFonts w:ascii="Arial" w:eastAsia="Arial" w:hAnsi="Arial" w:cs="Arial"/>
                <w:sz w:val="18"/>
                <w:szCs w:val="18"/>
              </w:rPr>
              <w:t>•  Media or programs whose main audience is minors;</w:t>
            </w:r>
          </w:p>
        </w:tc>
      </w:tr>
      <w:tr w:rsidR="008D4F2E" w14:paraId="52BA7CEC" w14:textId="77777777">
        <w:trPr>
          <w:jc w:val="center"/>
        </w:trPr>
        <w:tc>
          <w:tcPr>
            <w:tcW w:w="4675" w:type="dxa"/>
          </w:tcPr>
          <w:p w14:paraId="7E4EF2C6"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Websites com perfil de audiência menor de 18 anos.</w:t>
            </w:r>
          </w:p>
        </w:tc>
        <w:tc>
          <w:tcPr>
            <w:tcW w:w="4675" w:type="dxa"/>
          </w:tcPr>
          <w:p w14:paraId="35C49CA7" w14:textId="77777777" w:rsidR="008D4F2E" w:rsidRDefault="00000000">
            <w:pPr>
              <w:jc w:val="both"/>
              <w:rPr>
                <w:rFonts w:ascii="Arial" w:eastAsia="Arial" w:hAnsi="Arial" w:cs="Arial"/>
                <w:sz w:val="18"/>
                <w:szCs w:val="18"/>
              </w:rPr>
            </w:pPr>
            <w:r>
              <w:rPr>
                <w:rFonts w:ascii="Arial" w:eastAsia="Arial" w:hAnsi="Arial" w:cs="Arial"/>
                <w:sz w:val="18"/>
                <w:szCs w:val="18"/>
              </w:rPr>
              <w:t>•  Websites with an under 18 audience profile.</w:t>
            </w:r>
          </w:p>
        </w:tc>
      </w:tr>
      <w:tr w:rsidR="008D4F2E" w14:paraId="6ABC5FF6" w14:textId="77777777">
        <w:trPr>
          <w:jc w:val="center"/>
        </w:trPr>
        <w:tc>
          <w:tcPr>
            <w:tcW w:w="4675" w:type="dxa"/>
          </w:tcPr>
          <w:p w14:paraId="575743CC"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17. Patrocínio - Obrigações Gerais</w:t>
            </w:r>
          </w:p>
        </w:tc>
        <w:tc>
          <w:tcPr>
            <w:tcW w:w="4675" w:type="dxa"/>
          </w:tcPr>
          <w:p w14:paraId="49D0CFB0"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17. Sponsorship</w:t>
            </w:r>
          </w:p>
        </w:tc>
      </w:tr>
      <w:tr w:rsidR="008D4F2E" w14:paraId="49B1048C" w14:textId="77777777">
        <w:trPr>
          <w:jc w:val="center"/>
        </w:trPr>
        <w:tc>
          <w:tcPr>
            <w:tcW w:w="4675" w:type="dxa"/>
          </w:tcPr>
          <w:p w14:paraId="57BA5614"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Ao atuar como patrocinador, o operador de apostas deve identificar-se claramente como patrocinador da atividade patrocinada.</w:t>
            </w:r>
          </w:p>
          <w:p w14:paraId="228524D2"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xml:space="preserve">Deve abster-se de: </w:t>
            </w:r>
            <w:r w:rsidRPr="00ED60DD">
              <w:rPr>
                <w:rFonts w:ascii="Arial" w:eastAsia="Arial" w:hAnsi="Arial" w:cs="Arial"/>
                <w:sz w:val="18"/>
                <w:szCs w:val="18"/>
                <w:lang w:val="es-AR"/>
              </w:rPr>
              <w:br/>
              <w:t xml:space="preserve">• patrocinar crianças ou adolescentes; </w:t>
            </w:r>
            <w:r w:rsidRPr="00ED60DD">
              <w:rPr>
                <w:rFonts w:ascii="Arial" w:eastAsia="Arial" w:hAnsi="Arial" w:cs="Arial"/>
                <w:sz w:val="18"/>
                <w:szCs w:val="18"/>
                <w:lang w:val="es-AR"/>
              </w:rPr>
              <w:br/>
              <w:t xml:space="preserve">• Buscar influenciar ou incentivar crianças ou adolescentes a apostar; </w:t>
            </w:r>
            <w:r w:rsidRPr="00ED60DD">
              <w:rPr>
                <w:rFonts w:ascii="Arial" w:eastAsia="Arial" w:hAnsi="Arial" w:cs="Arial"/>
                <w:sz w:val="18"/>
                <w:szCs w:val="18"/>
                <w:lang w:val="es-AR"/>
              </w:rPr>
              <w:br/>
              <w:t xml:space="preserve">• patrocinar eventos voltados predominantemente para crianças ou adolescentes; </w:t>
            </w:r>
            <w:r w:rsidRPr="00ED60DD">
              <w:rPr>
                <w:rFonts w:ascii="Arial" w:eastAsia="Arial" w:hAnsi="Arial" w:cs="Arial"/>
                <w:sz w:val="18"/>
                <w:szCs w:val="18"/>
                <w:lang w:val="es-AR"/>
              </w:rPr>
              <w:br/>
              <w:t>• patrocinar equipes esportivas juvenis ou de base.</w:t>
            </w:r>
          </w:p>
        </w:tc>
        <w:tc>
          <w:tcPr>
            <w:tcW w:w="4675" w:type="dxa"/>
          </w:tcPr>
          <w:p w14:paraId="68E240D0"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When acting as a sponsor, the betting operator must clearly identify itself as the sponsor of the sponsored activity.</w:t>
            </w:r>
          </w:p>
          <w:p w14:paraId="4ADD5210"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It must refrain from:</w:t>
            </w:r>
          </w:p>
          <w:p w14:paraId="27A21C3C"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Sponsoring children or adolescents;</w:t>
            </w:r>
          </w:p>
          <w:p w14:paraId="1121FD45"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Seeking to influence or encourage children or adolescents to bet;</w:t>
            </w:r>
          </w:p>
          <w:p w14:paraId="5FFE00E1"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Sponsoring events predominantly aimed at children or adolescents;</w:t>
            </w:r>
          </w:p>
          <w:p w14:paraId="2E749626"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Sponsoring youth or grassroots sports teams.</w:t>
            </w:r>
          </w:p>
        </w:tc>
      </w:tr>
      <w:tr w:rsidR="008D4F2E" w14:paraId="77F5AA84" w14:textId="77777777">
        <w:trPr>
          <w:jc w:val="center"/>
        </w:trPr>
        <w:tc>
          <w:tcPr>
            <w:tcW w:w="4675" w:type="dxa"/>
          </w:tcPr>
          <w:p w14:paraId="27085969"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lastRenderedPageBreak/>
              <w:t xml:space="preserve">Restrições de marca: </w:t>
            </w:r>
          </w:p>
          <w:p w14:paraId="065ACFDD"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Em patrocínios, o logotipo do operador não deve aparecer em produtos ou itens destinados a menores de 18 anos.</w:t>
            </w:r>
          </w:p>
          <w:p w14:paraId="64E50608"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Produtos destinados a adultos somente poderão ser disponibilizados a menores de 18 anos se não houver qualquer referência ao operador de apostas.</w:t>
            </w:r>
          </w:p>
          <w:p w14:paraId="41255C50"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Patrocínio de Seleções Nacionais:</w:t>
            </w:r>
          </w:p>
          <w:p w14:paraId="5153491F"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Somente operadores de apostas autorizados pela Secretaria de Prêmios e Apostas (SPA/MF) podem promover sua marca por meio de publicidade ou patrocínio de seleções esportivas nacionais em eventos com transmissão nacional.</w:t>
            </w:r>
          </w:p>
          <w:p w14:paraId="0328FEDC"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Operadores autorizados por Estados ou pelo Distrito Federal poderão realizar publicidade ou patrocínio de seleções esportivas nacionais apenas se a promoção estiver restrita a pessoas fisicamente localizadas em sua jurisdição ou domiciliadas em seu território, conforme o Art. 35-A da Lei nº 13.756/2018.</w:t>
            </w:r>
          </w:p>
        </w:tc>
        <w:tc>
          <w:tcPr>
            <w:tcW w:w="4675" w:type="dxa"/>
          </w:tcPr>
          <w:p w14:paraId="56C5F42B"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xml:space="preserve">Brand restrictions: </w:t>
            </w:r>
            <w:r>
              <w:rPr>
                <w:rFonts w:ascii="Arial" w:eastAsia="Arial" w:hAnsi="Arial" w:cs="Arial"/>
                <w:sz w:val="18"/>
                <w:szCs w:val="18"/>
              </w:rPr>
              <w:br/>
              <w:t>• In sponsorships, the operator’s logo must not appear on products or items intended for persons under 18 years of age.</w:t>
            </w:r>
          </w:p>
          <w:p w14:paraId="033502F3"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Products intended for adults may only be made available to persons under 18 years of age if there is no reference whatsoever to the betting operator.</w:t>
            </w:r>
          </w:p>
          <w:p w14:paraId="23BEC8EB"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Sponsorship of National Teams:</w:t>
            </w:r>
          </w:p>
          <w:p w14:paraId="692EB264"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Only betting operators authorized by the Secretariat of Prizes and Betting (SPA/MF) may promote their brand through advertising or sponsorship of national sports teams in events with national broadcasting.</w:t>
            </w:r>
          </w:p>
          <w:p w14:paraId="3F7EA110"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Operators authorized by States or by the Federal District may advertise or sponsor national sports teams only if the promotion is restricted to persons physically located in their jurisdiction or domiciled in their territory, pursuant to Art. 35-A of Law No. 13,756/2018.</w:t>
            </w:r>
          </w:p>
        </w:tc>
      </w:tr>
      <w:tr w:rsidR="008D4F2E" w14:paraId="5CDD91CA" w14:textId="77777777">
        <w:trPr>
          <w:jc w:val="center"/>
        </w:trPr>
        <w:tc>
          <w:tcPr>
            <w:tcW w:w="4675" w:type="dxa"/>
          </w:tcPr>
          <w:p w14:paraId="269B83A3" w14:textId="77777777" w:rsidR="008D4F2E" w:rsidRPr="00ED60DD" w:rsidRDefault="00000000">
            <w:pPr>
              <w:spacing w:before="120" w:after="40"/>
              <w:jc w:val="both"/>
              <w:rPr>
                <w:rFonts w:ascii="Arial" w:eastAsia="Arial" w:hAnsi="Arial" w:cs="Arial"/>
                <w:sz w:val="18"/>
                <w:szCs w:val="18"/>
                <w:lang w:val="es-AR"/>
              </w:rPr>
            </w:pPr>
            <w:r w:rsidRPr="00ED60DD">
              <w:rPr>
                <w:rFonts w:ascii="Arial" w:eastAsia="Arial" w:hAnsi="Arial" w:cs="Arial"/>
                <w:b/>
                <w:bCs/>
                <w:color w:val="1F3864"/>
                <w:sz w:val="18"/>
                <w:szCs w:val="18"/>
                <w:lang w:val="es-AR"/>
              </w:rPr>
              <w:t>18. Diretrizes por Canal de Comunicação</w:t>
            </w:r>
          </w:p>
        </w:tc>
        <w:tc>
          <w:tcPr>
            <w:tcW w:w="4675" w:type="dxa"/>
          </w:tcPr>
          <w:p w14:paraId="3715DD75"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18. Channel-by-Channel Guidelines</w:t>
            </w:r>
          </w:p>
        </w:tc>
      </w:tr>
      <w:tr w:rsidR="008D4F2E" w14:paraId="493F7F2D" w14:textId="77777777">
        <w:trPr>
          <w:jc w:val="center"/>
        </w:trPr>
        <w:tc>
          <w:tcPr>
            <w:tcW w:w="4675" w:type="dxa"/>
          </w:tcPr>
          <w:p w14:paraId="3B2EECBE"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18.1 TV / Rádio / Streaming / YouTube</w:t>
            </w:r>
          </w:p>
        </w:tc>
        <w:tc>
          <w:tcPr>
            <w:tcW w:w="4675" w:type="dxa"/>
          </w:tcPr>
          <w:p w14:paraId="123D0041"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18.1 TV / Radio / Streaming / YouTube</w:t>
            </w:r>
          </w:p>
        </w:tc>
      </w:tr>
      <w:tr w:rsidR="008D4F2E" w14:paraId="76BCDB83" w14:textId="77777777">
        <w:trPr>
          <w:jc w:val="center"/>
        </w:trPr>
        <w:tc>
          <w:tcPr>
            <w:tcW w:w="4675" w:type="dxa"/>
          </w:tcPr>
          <w:p w14:paraId="23FEB8B7"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Requisitos Principais:</w:t>
            </w:r>
          </w:p>
          <w:p w14:paraId="7E011660"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Incluir restrição etária (18+) e advertências de jogo responsável de forma destacada.</w:t>
            </w:r>
          </w:p>
          <w:p w14:paraId="0AC44F2C"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Evitar horários ou programas com alta audiência menor de 18 anos.</w:t>
            </w:r>
          </w:p>
          <w:p w14:paraId="281E0CD9"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Não associar apostas a sucesso pessoal, financeiro ou social.</w:t>
            </w:r>
          </w:p>
          <w:p w14:paraId="23DFADB6"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Proibir o uso de celebridades ou influenciadores para atrair menores.</w:t>
            </w:r>
          </w:p>
          <w:p w14:paraId="5717E087"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Utilizar linguagem clara e objetiva, sem insinuar ganhos fáceis.</w:t>
            </w:r>
          </w:p>
          <w:p w14:paraId="4A0D8AD6"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Boas Práticas:</w:t>
            </w:r>
          </w:p>
          <w:p w14:paraId="04940DE3"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Exibir cláusulas de advertência na tela por pelo menos 10% da duração do anúncio ou proporcionalmente ao tamanho da peça.</w:t>
            </w:r>
          </w:p>
          <w:p w14:paraId="3EE55E49"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Para streaming, considerar segmentação de público adulto por meio de login ou verificação de idade</w:t>
            </w:r>
          </w:p>
        </w:tc>
        <w:tc>
          <w:tcPr>
            <w:tcW w:w="4675" w:type="dxa"/>
          </w:tcPr>
          <w:p w14:paraId="005EDF6E"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Main Requirements:</w:t>
            </w:r>
          </w:p>
          <w:p w14:paraId="52AE2852"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Include age restriction (18+) and responsible gambling warnings prominently.</w:t>
            </w:r>
          </w:p>
          <w:p w14:paraId="7E4DB5D1"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Avoid time slots or programs with a high audience under 18 years of age.</w:t>
            </w:r>
          </w:p>
          <w:p w14:paraId="06450DF6"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Do not associate betting with personal, financial, or social success.</w:t>
            </w:r>
          </w:p>
          <w:p w14:paraId="223553BC"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Prohibit the use of celebrities or influencers to attract minors.</w:t>
            </w:r>
          </w:p>
          <w:p w14:paraId="72DA2411"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Use clear and objective language, without implying easy winnings.</w:t>
            </w:r>
          </w:p>
          <w:p w14:paraId="35A69909"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Best Practices:</w:t>
            </w:r>
          </w:p>
          <w:p w14:paraId="5349C7A8"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Display warning clauses on screen for at least 10% of the advertisement’s duration or proportionally to the size of the piece.</w:t>
            </w:r>
          </w:p>
          <w:p w14:paraId="507D6C9E"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For streaming, consider adult audience segmentation through login or age verification.</w:t>
            </w:r>
          </w:p>
        </w:tc>
      </w:tr>
      <w:tr w:rsidR="008D4F2E" w14:paraId="1446F53B" w14:textId="77777777">
        <w:trPr>
          <w:jc w:val="center"/>
        </w:trPr>
        <w:tc>
          <w:tcPr>
            <w:tcW w:w="4675" w:type="dxa"/>
          </w:tcPr>
          <w:p w14:paraId="463E22EE"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18.2 Email Marketing</w:t>
            </w:r>
          </w:p>
        </w:tc>
        <w:tc>
          <w:tcPr>
            <w:tcW w:w="4675" w:type="dxa"/>
          </w:tcPr>
          <w:p w14:paraId="58CEE57E"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18.2 Email Marketing</w:t>
            </w:r>
          </w:p>
        </w:tc>
      </w:tr>
      <w:tr w:rsidR="008D4F2E" w14:paraId="0C5ECB8C" w14:textId="77777777">
        <w:trPr>
          <w:jc w:val="center"/>
        </w:trPr>
        <w:tc>
          <w:tcPr>
            <w:tcW w:w="4675" w:type="dxa"/>
          </w:tcPr>
          <w:p w14:paraId="013AA5D7"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xml:space="preserve">Requisitos Principais: </w:t>
            </w:r>
          </w:p>
          <w:p w14:paraId="41F8CE92"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Garantir consentimento prévio (opt-in) dos destinatários; e-mails não solicitados são proibidos.</w:t>
            </w:r>
          </w:p>
          <w:p w14:paraId="011989FD"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Incluir link de descadastramento (opt-out) claramente visível.</w:t>
            </w:r>
          </w:p>
          <w:p w14:paraId="4BCF70C6"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A mensagem deve ser identificável como publicidade (“Promoção”, “Publicidade”).</w:t>
            </w:r>
          </w:p>
          <w:p w14:paraId="702628CE"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Evitar linguagem que sugira ganhos garantidos ou enriquecimento rápido.</w:t>
            </w:r>
          </w:p>
          <w:p w14:paraId="02F85A14"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Boas Práticas:</w:t>
            </w:r>
          </w:p>
          <w:p w14:paraId="0CA472D5"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Direcionar campanhas apenas para adultos (18+).</w:t>
            </w:r>
          </w:p>
          <w:p w14:paraId="1BD60663"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Manter registros de consentimentos e envios para fins de compliance e auditoria.</w:t>
            </w:r>
          </w:p>
          <w:p w14:paraId="7CBFC67D"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Incluir links para políticas de jogo responsável e termos e condições.</w:t>
            </w:r>
          </w:p>
          <w:p w14:paraId="642EA5C0"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w:t>
            </w:r>
          </w:p>
        </w:tc>
        <w:tc>
          <w:tcPr>
            <w:tcW w:w="4675" w:type="dxa"/>
          </w:tcPr>
          <w:p w14:paraId="6C99B467"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Main Requirements:</w:t>
            </w:r>
          </w:p>
          <w:p w14:paraId="5FAAC4B5"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Ensure prior consent, opt-in, from recipients; unsolicited emails are prohibited.</w:t>
            </w:r>
          </w:p>
          <w:p w14:paraId="3549462C"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Include a clearly visible unsubscribe link, opt-out.</w:t>
            </w:r>
          </w:p>
          <w:p w14:paraId="5715C778"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The message must be identifiable as advertising (“Promotion,” “Advertising”).</w:t>
            </w:r>
          </w:p>
          <w:p w14:paraId="79923D5A"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Avoid language suggesting guaranteed winnings or quick enrichment.</w:t>
            </w:r>
          </w:p>
          <w:p w14:paraId="7A48A213"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Best Practices:</w:t>
            </w:r>
          </w:p>
          <w:p w14:paraId="4F7EA0D2"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Direct campaigns only to adults, 18+.</w:t>
            </w:r>
          </w:p>
          <w:p w14:paraId="47EC841C"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Keep records of consents and sends for compliance and audit purposes.</w:t>
            </w:r>
          </w:p>
          <w:p w14:paraId="57950E9F"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Include links to responsible gambling policies and terms and conditions.</w:t>
            </w:r>
          </w:p>
        </w:tc>
      </w:tr>
      <w:tr w:rsidR="008D4F2E" w14:paraId="6A5E9319" w14:textId="77777777">
        <w:trPr>
          <w:jc w:val="center"/>
        </w:trPr>
        <w:tc>
          <w:tcPr>
            <w:tcW w:w="4675" w:type="dxa"/>
          </w:tcPr>
          <w:p w14:paraId="2BB36EE9"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18.3 SMS / WhatsApp</w:t>
            </w:r>
          </w:p>
        </w:tc>
        <w:tc>
          <w:tcPr>
            <w:tcW w:w="4675" w:type="dxa"/>
          </w:tcPr>
          <w:p w14:paraId="1DB2AB33"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18.3 SMS / WhatsApp</w:t>
            </w:r>
          </w:p>
        </w:tc>
      </w:tr>
      <w:tr w:rsidR="008D4F2E" w14:paraId="4F205D98" w14:textId="77777777">
        <w:trPr>
          <w:jc w:val="center"/>
        </w:trPr>
        <w:tc>
          <w:tcPr>
            <w:tcW w:w="4675" w:type="dxa"/>
          </w:tcPr>
          <w:p w14:paraId="493E228A"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Requisitos Principais:</w:t>
            </w:r>
          </w:p>
          <w:p w14:paraId="6FBFD6A8"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Mesmas regras do e-mail: opt-in obrigatório e opt-out facilitado.</w:t>
            </w:r>
          </w:p>
          <w:p w14:paraId="2D9AD2A9"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lastRenderedPageBreak/>
              <w:t>• Mensagens devem ser curtas, claras e livres de promessas de lucro.</w:t>
            </w:r>
          </w:p>
          <w:p w14:paraId="279058F7"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Identificar o remetente como operador de apostas autorizado.</w:t>
            </w:r>
          </w:p>
          <w:p w14:paraId="67B1BEB7"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Boas Práticas:</w:t>
            </w:r>
          </w:p>
          <w:p w14:paraId="28EE5B28"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Evitar envio em horários inadequados (ex.: madrugada).</w:t>
            </w:r>
          </w:p>
          <w:p w14:paraId="5B2BDDDA"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Respeitar limites de frequência e direcionar apenas a adultos autorizados.</w:t>
            </w:r>
          </w:p>
          <w:p w14:paraId="3CEAE99C"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Manter registros de todos os envios e respostas para auditoria</w:t>
            </w:r>
          </w:p>
        </w:tc>
        <w:tc>
          <w:tcPr>
            <w:tcW w:w="4675" w:type="dxa"/>
          </w:tcPr>
          <w:p w14:paraId="1B10D15A"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lastRenderedPageBreak/>
              <w:t>Main Requirements:</w:t>
            </w:r>
          </w:p>
          <w:p w14:paraId="6F3C2EB4"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Same rules as email: mandatory opt-in and easy opt-out.</w:t>
            </w:r>
          </w:p>
          <w:p w14:paraId="72D89464"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lastRenderedPageBreak/>
              <w:t>• Messages must be short, clear, and free of profit promises.</w:t>
            </w:r>
          </w:p>
          <w:p w14:paraId="79C1BAD5"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Identify the sender as an authorized betting operator.</w:t>
            </w:r>
          </w:p>
          <w:p w14:paraId="18297CFC"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Best Practices:</w:t>
            </w:r>
          </w:p>
          <w:p w14:paraId="0AAC8FEA"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Avoid sending at inappropriate times, e.g., late at night.</w:t>
            </w:r>
          </w:p>
          <w:p w14:paraId="1919B89C"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Respect frequency limits and direct only to authorized adults.</w:t>
            </w:r>
          </w:p>
          <w:p w14:paraId="0ACBFFC8"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Keep records of all sends and responses for audit.</w:t>
            </w:r>
          </w:p>
        </w:tc>
      </w:tr>
      <w:tr w:rsidR="008D4F2E" w14:paraId="6D2FCE65" w14:textId="77777777">
        <w:trPr>
          <w:jc w:val="center"/>
        </w:trPr>
        <w:tc>
          <w:tcPr>
            <w:tcW w:w="4675" w:type="dxa"/>
          </w:tcPr>
          <w:p w14:paraId="27B36411"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lastRenderedPageBreak/>
              <w:t>18.4 Instagram / Facebook / Meta Ads / Telegram</w:t>
            </w:r>
          </w:p>
        </w:tc>
        <w:tc>
          <w:tcPr>
            <w:tcW w:w="4675" w:type="dxa"/>
          </w:tcPr>
          <w:p w14:paraId="28129D78"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18.4 Instagram / Facebook / Meta Ads / Telegram</w:t>
            </w:r>
          </w:p>
        </w:tc>
      </w:tr>
      <w:tr w:rsidR="008D4F2E" w14:paraId="5C3B4291" w14:textId="77777777">
        <w:trPr>
          <w:jc w:val="center"/>
        </w:trPr>
        <w:tc>
          <w:tcPr>
            <w:tcW w:w="4675" w:type="dxa"/>
          </w:tcPr>
          <w:p w14:paraId="5E0DF5AC"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Requisitos Principais:</w:t>
            </w:r>
          </w:p>
          <w:p w14:paraId="5896A06C"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Contas e páginas do operador devem ser oficialmente verificadas (selo de verificação).</w:t>
            </w:r>
          </w:p>
          <w:p w14:paraId="25954061"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Anúncios devem ser direcionados apenas a usuários 18+ por meio de controle etário da plataforma.</w:t>
            </w:r>
          </w:p>
          <w:p w14:paraId="69D3875A"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Incluir avisos 18+ e links para recursos de jogo responsável.</w:t>
            </w:r>
          </w:p>
          <w:p w14:paraId="72FC77C9"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Evitar conteúdo que promova comportamento viciante ou compulsivo.</w:t>
            </w:r>
          </w:p>
          <w:p w14:paraId="5A8C5008"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Não utilizar influenciadores ou celebridades para atrair menores.</w:t>
            </w:r>
          </w:p>
          <w:p w14:paraId="53E7200B"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Identificar claramente o conteúdo como publicidade ou parceria paga.</w:t>
            </w:r>
          </w:p>
          <w:p w14:paraId="64C5175E"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Boas Práticas:</w:t>
            </w:r>
          </w:p>
          <w:p w14:paraId="781E5506"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Evitar segmentação com base em interesses relacionados a menores.</w:t>
            </w:r>
          </w:p>
          <w:p w14:paraId="3EB0CC41"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Utilizar landing pages com verificação de idade antes do acesso ao conteúdo de apostas.</w:t>
            </w:r>
          </w:p>
          <w:p w14:paraId="1F98A3DF"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Manter registros de campanhas, segmentação e links de rastreamento para fins de compliance.</w:t>
            </w:r>
          </w:p>
        </w:tc>
        <w:tc>
          <w:tcPr>
            <w:tcW w:w="4675" w:type="dxa"/>
          </w:tcPr>
          <w:p w14:paraId="3DD355B6"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Main Requirements:</w:t>
            </w:r>
          </w:p>
          <w:p w14:paraId="6F8C0DB1"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Operator accounts and pages must be officially verified, verification badge.</w:t>
            </w:r>
          </w:p>
          <w:p w14:paraId="6AF632B0"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Advertisements must be directed only to users 18+ through the platform’s age control.</w:t>
            </w:r>
          </w:p>
          <w:p w14:paraId="02037FA7"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Include 18+ notices and links to responsible gambling resources.</w:t>
            </w:r>
          </w:p>
          <w:p w14:paraId="5B44EAEE"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Avoid content that promotes addictive or compulsive behavior.</w:t>
            </w:r>
          </w:p>
          <w:p w14:paraId="7DF58E51"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Do not use influencers or celebrities to attract minors.</w:t>
            </w:r>
          </w:p>
          <w:p w14:paraId="5061B2CF"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Clearly identify the content as advertising or paid partnership.</w:t>
            </w:r>
          </w:p>
          <w:p w14:paraId="4F1592EE"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Best Practices:</w:t>
            </w:r>
          </w:p>
          <w:p w14:paraId="09B2853D"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Avoid targeting based on interests related to minors.</w:t>
            </w:r>
          </w:p>
          <w:p w14:paraId="20AE214C"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Use landing pages with age verification before access to betting content.</w:t>
            </w:r>
          </w:p>
          <w:p w14:paraId="5340138F"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Keep records of campaigns, targeting, and tracking links for compliance purposes.</w:t>
            </w:r>
          </w:p>
        </w:tc>
      </w:tr>
      <w:tr w:rsidR="008D4F2E" w14:paraId="4F13AB13" w14:textId="77777777">
        <w:trPr>
          <w:jc w:val="center"/>
        </w:trPr>
        <w:tc>
          <w:tcPr>
            <w:tcW w:w="4675" w:type="dxa"/>
          </w:tcPr>
          <w:p w14:paraId="6875AAE9"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18.5 Websites / Apps / Landing Pages</w:t>
            </w:r>
          </w:p>
        </w:tc>
        <w:tc>
          <w:tcPr>
            <w:tcW w:w="4675" w:type="dxa"/>
          </w:tcPr>
          <w:p w14:paraId="052A9E9D"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18.5 Websites / Apps / Landing Pages</w:t>
            </w:r>
          </w:p>
        </w:tc>
      </w:tr>
      <w:tr w:rsidR="008D4F2E" w14:paraId="1738431A" w14:textId="77777777">
        <w:trPr>
          <w:jc w:val="center"/>
        </w:trPr>
        <w:tc>
          <w:tcPr>
            <w:tcW w:w="4675" w:type="dxa"/>
          </w:tcPr>
          <w:p w14:paraId="4096E107"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Requisitos Principais:</w:t>
            </w:r>
          </w:p>
          <w:p w14:paraId="77439D4F"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Incluir controle de idade (18+) no acesso inicial.</w:t>
            </w:r>
          </w:p>
          <w:p w14:paraId="77F6E2BF"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Exibir claramente advertências de jogo responsável e termos de uso.</w:t>
            </w:r>
          </w:p>
          <w:p w14:paraId="5565ADC0"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Evitar mensagens que impliquem ganhos fáceis ou lucros garantidos.</w:t>
            </w:r>
          </w:p>
          <w:p w14:paraId="38C77C09"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Boas Práticas:</w:t>
            </w:r>
          </w:p>
          <w:p w14:paraId="57EE4494"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Exibir de forma visível botões de autoexclusão e limites de aposta.</w:t>
            </w:r>
          </w:p>
          <w:p w14:paraId="6AC9BD67"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Incluir links para políticas de publicidade, termos e regulamentações</w:t>
            </w:r>
          </w:p>
        </w:tc>
        <w:tc>
          <w:tcPr>
            <w:tcW w:w="4675" w:type="dxa"/>
          </w:tcPr>
          <w:p w14:paraId="5873F7E0"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Main Requirements:</w:t>
            </w:r>
          </w:p>
          <w:p w14:paraId="73F93619"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Include age control, 18+, upon initial access.</w:t>
            </w:r>
          </w:p>
          <w:p w14:paraId="3A9D423C"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Clearly display responsible gambling warnings and terms of use.</w:t>
            </w:r>
          </w:p>
          <w:p w14:paraId="3E02DA07"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Avoid messages that imply easy winnings or guaranteed profits.</w:t>
            </w:r>
          </w:p>
          <w:p w14:paraId="0E731D68"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Best Practices:</w:t>
            </w:r>
          </w:p>
          <w:p w14:paraId="713BD09B"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Visibly display self-exclusion buttons and betting limits.</w:t>
            </w:r>
          </w:p>
          <w:p w14:paraId="1EBEC27F"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Include links to advertising policies, terms, and regulations.</w:t>
            </w:r>
          </w:p>
        </w:tc>
      </w:tr>
      <w:tr w:rsidR="008D4F2E" w14:paraId="1238542B" w14:textId="77777777">
        <w:trPr>
          <w:jc w:val="center"/>
        </w:trPr>
        <w:tc>
          <w:tcPr>
            <w:tcW w:w="4675" w:type="dxa"/>
          </w:tcPr>
          <w:p w14:paraId="6473026D" w14:textId="77777777" w:rsidR="008D4F2E" w:rsidRPr="00ED60DD" w:rsidRDefault="00000000">
            <w:pPr>
              <w:spacing w:before="120" w:after="40"/>
              <w:jc w:val="both"/>
              <w:rPr>
                <w:rFonts w:ascii="Arial" w:eastAsia="Arial" w:hAnsi="Arial" w:cs="Arial"/>
                <w:sz w:val="18"/>
                <w:szCs w:val="18"/>
                <w:lang w:val="es-AR"/>
              </w:rPr>
            </w:pPr>
            <w:r w:rsidRPr="00ED60DD">
              <w:rPr>
                <w:rFonts w:ascii="Arial" w:eastAsia="Arial" w:hAnsi="Arial" w:cs="Arial"/>
                <w:b/>
                <w:bCs/>
                <w:color w:val="1F3864"/>
                <w:sz w:val="18"/>
                <w:szCs w:val="18"/>
                <w:lang w:val="es-AR"/>
              </w:rPr>
              <w:t>19. Aprovação Jurídica e de Compliance</w:t>
            </w:r>
          </w:p>
        </w:tc>
        <w:tc>
          <w:tcPr>
            <w:tcW w:w="4675" w:type="dxa"/>
          </w:tcPr>
          <w:p w14:paraId="2B310277"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19. Legal and Compliance Approval</w:t>
            </w:r>
          </w:p>
        </w:tc>
      </w:tr>
      <w:tr w:rsidR="008D4F2E" w14:paraId="3D8787C6" w14:textId="77777777">
        <w:trPr>
          <w:jc w:val="center"/>
        </w:trPr>
        <w:tc>
          <w:tcPr>
            <w:tcW w:w="4675" w:type="dxa"/>
          </w:tcPr>
          <w:p w14:paraId="1601AD4C"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Obrigatório: todas as campanhas de marketing, conteúdos criativos, materiais ou anúncios devem ser submetidos à revisão prévia e à aprovação formal e por escrito da equipe Jurídica/Compliance do operador antes de sua divulgação.</w:t>
            </w:r>
          </w:p>
          <w:p w14:paraId="5961EE83"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Os operadores devem manter um checklist de compliance para cada campanha e documentar as respectivas aprovações.</w:t>
            </w:r>
          </w:p>
        </w:tc>
        <w:tc>
          <w:tcPr>
            <w:tcW w:w="4675" w:type="dxa"/>
          </w:tcPr>
          <w:p w14:paraId="1D07F062"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Mandatory: all marketing campaigns, creative content, materials, or advertisements must be submitted for prior review and formal written approval by the operator’s Legal/Compliance team before disclosure.</w:t>
            </w:r>
          </w:p>
          <w:p w14:paraId="549D9C71"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Operators must keep a compliance checklist for each campaign and document the respective approvals.</w:t>
            </w:r>
          </w:p>
        </w:tc>
      </w:tr>
      <w:tr w:rsidR="008D4F2E" w14:paraId="242F9727" w14:textId="77777777">
        <w:trPr>
          <w:jc w:val="center"/>
        </w:trPr>
        <w:tc>
          <w:tcPr>
            <w:tcW w:w="4675" w:type="dxa"/>
          </w:tcPr>
          <w:p w14:paraId="13707FEA"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20. Relatórios, Métricas e Auditorias</w:t>
            </w:r>
          </w:p>
        </w:tc>
        <w:tc>
          <w:tcPr>
            <w:tcW w:w="4675" w:type="dxa"/>
          </w:tcPr>
          <w:p w14:paraId="5DE7E456"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20. Reports, Metrics and Audits</w:t>
            </w:r>
          </w:p>
        </w:tc>
      </w:tr>
      <w:tr w:rsidR="008D4F2E" w14:paraId="03107042" w14:textId="77777777">
        <w:trPr>
          <w:jc w:val="center"/>
        </w:trPr>
        <w:tc>
          <w:tcPr>
            <w:tcW w:w="4675" w:type="dxa"/>
          </w:tcPr>
          <w:p w14:paraId="50C679D3"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Agências e afiliados devem fornecer relatórios periódicos sobre o desempenho das campanhas, incluindo impressões, cliques, conversões e alcance geográfico ou demográfico.</w:t>
            </w:r>
          </w:p>
          <w:p w14:paraId="693C7881"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lastRenderedPageBreak/>
              <w:t>Os operadores devem manter registros de todas as campanhas, comunicações e aprovações para fins de fiscalização regulatória e auditorias.</w:t>
            </w:r>
          </w:p>
          <w:p w14:paraId="4FE7D96F"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Auditorias periódicas das atividades de marketing e da conformidade com os termos contratuais são obrigatórias.</w:t>
            </w:r>
          </w:p>
          <w:p w14:paraId="0C8D58BC" w14:textId="77777777" w:rsidR="008D4F2E" w:rsidRPr="00ED60DD" w:rsidRDefault="008D4F2E">
            <w:pPr>
              <w:spacing w:before="40" w:after="40"/>
              <w:jc w:val="both"/>
              <w:rPr>
                <w:rFonts w:ascii="Arial" w:eastAsia="Arial" w:hAnsi="Arial" w:cs="Arial"/>
                <w:sz w:val="18"/>
                <w:szCs w:val="18"/>
                <w:lang w:val="es-AR"/>
              </w:rPr>
            </w:pPr>
          </w:p>
        </w:tc>
        <w:tc>
          <w:tcPr>
            <w:tcW w:w="4675" w:type="dxa"/>
          </w:tcPr>
          <w:p w14:paraId="2591DCDF"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lastRenderedPageBreak/>
              <w:t>Agencies and affiliates must provide periodic reports on campaign performance, including impressions, clicks, conversions, and geographic or demographic reach.</w:t>
            </w:r>
          </w:p>
          <w:p w14:paraId="67D30FCE"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Operators must keep records of all campaigns, communications, and approvals for regulatory inspection and audit purposes.</w:t>
            </w:r>
          </w:p>
          <w:p w14:paraId="271245E7"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lastRenderedPageBreak/>
              <w:t>Periodic audits of marketing activities and compliance with contractual terms are mandatory.</w:t>
            </w:r>
          </w:p>
        </w:tc>
      </w:tr>
      <w:tr w:rsidR="008D4F2E" w14:paraId="69C31C16" w14:textId="77777777">
        <w:trPr>
          <w:jc w:val="center"/>
        </w:trPr>
        <w:tc>
          <w:tcPr>
            <w:tcW w:w="4675" w:type="dxa"/>
          </w:tcPr>
          <w:p w14:paraId="28AF5671"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lastRenderedPageBreak/>
              <w:t>21. Conclusão</w:t>
            </w:r>
          </w:p>
        </w:tc>
        <w:tc>
          <w:tcPr>
            <w:tcW w:w="4675" w:type="dxa"/>
          </w:tcPr>
          <w:p w14:paraId="6993E4F3"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21. Conclusion</w:t>
            </w:r>
          </w:p>
        </w:tc>
      </w:tr>
      <w:tr w:rsidR="008D4F2E" w14:paraId="52D1A19F" w14:textId="77777777">
        <w:trPr>
          <w:jc w:val="center"/>
        </w:trPr>
        <w:tc>
          <w:tcPr>
            <w:tcW w:w="4675" w:type="dxa"/>
          </w:tcPr>
          <w:p w14:paraId="7D1961B6"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Este Guia consolida as normas legais, regulatórias e de autorregulação aplicáveis ao setor de apostas e deve ser integralmente observado por operadores e todos os parceiros.</w:t>
            </w:r>
          </w:p>
          <w:p w14:paraId="51C68EA2"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O cumprimento rigoroso assegura:</w:t>
            </w:r>
          </w:p>
          <w:p w14:paraId="495ABF15"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Proteção ao consumidor</w:t>
            </w:r>
          </w:p>
          <w:p w14:paraId="3961677D"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Redução de riscos legais e reputacionais</w:t>
            </w:r>
          </w:p>
          <w:p w14:paraId="68CBFE99"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Transparência</w:t>
            </w:r>
          </w:p>
          <w:p w14:paraId="74F32BC4"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Conformidade com os padrões da SPA/MF e do CONAR</w:t>
            </w:r>
          </w:p>
        </w:tc>
        <w:tc>
          <w:tcPr>
            <w:tcW w:w="4675" w:type="dxa"/>
          </w:tcPr>
          <w:p w14:paraId="2FE2E588"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This Guide consolidates the legal, regulatory, and self-regulatory rules applicable to the betting sector and must be fully observed by operators and all partners.</w:t>
            </w:r>
          </w:p>
          <w:p w14:paraId="2E8C5877"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Strict compliance ensures:</w:t>
            </w:r>
          </w:p>
          <w:p w14:paraId="592AA0B3"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Consumer protection;</w:t>
            </w:r>
          </w:p>
          <w:p w14:paraId="5363DA34"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Reduction of legal and reputational risks;</w:t>
            </w:r>
          </w:p>
          <w:p w14:paraId="38B6DB4D"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Transparency;</w:t>
            </w:r>
          </w:p>
          <w:p w14:paraId="5A07EDB7"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Compliance with SPA/MF and CONAR standards.</w:t>
            </w:r>
          </w:p>
          <w:p w14:paraId="7D377006" w14:textId="77777777" w:rsidR="008D4F2E" w:rsidRDefault="008D4F2E">
            <w:pPr>
              <w:spacing w:before="40" w:after="40"/>
              <w:jc w:val="both"/>
              <w:rPr>
                <w:rFonts w:ascii="Arial" w:eastAsia="Arial" w:hAnsi="Arial" w:cs="Arial"/>
                <w:sz w:val="18"/>
                <w:szCs w:val="18"/>
              </w:rPr>
            </w:pPr>
          </w:p>
        </w:tc>
      </w:tr>
      <w:tr w:rsidR="008D4F2E" w14:paraId="2BF331E4" w14:textId="77777777">
        <w:trPr>
          <w:jc w:val="center"/>
        </w:trPr>
        <w:tc>
          <w:tcPr>
            <w:tcW w:w="4675" w:type="dxa"/>
          </w:tcPr>
          <w:p w14:paraId="4F322BF3"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Ao aderir rigorosamente às regulamentações brasileiras e às melhores práticas do setor, a BetWarrior reforça seu compromisso com o marketing responsável e a comunicação transparente. Nosso objetivo é garantir que cada campanha não apenas esteja em conformidade com as leis locais e diretrizes regulatórias, mas também observe os mais elevados padrões éticos, conquistando a confiança e o respeito do público.</w:t>
            </w:r>
          </w:p>
          <w:p w14:paraId="52CCE54A"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Por meio de supervisão cuidadosa, monitoramento contínuo e uma cultura de responsabilidade, buscamos promover nossa marca de maneira que proteja os consumidores, fortaleça nossa reputação e contribua para o crescimento sustentável do mercado regulado de apostas no Brasil.</w:t>
            </w:r>
          </w:p>
        </w:tc>
        <w:tc>
          <w:tcPr>
            <w:tcW w:w="4675" w:type="dxa"/>
          </w:tcPr>
          <w:p w14:paraId="198523D3"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By strictly adhering to Brazilian regulations and industry best practices, BetWarrior reinforces its commitment to responsible marketing and transparent communication. Our goal is to ensure that each campaign not only complies with local laws and regulatory guidelines, but also observes the highest ethical standards, earning the trust and respect of the public.</w:t>
            </w:r>
          </w:p>
          <w:p w14:paraId="23BC0443"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Through careful supervision, continuous monitoring, and a culture of responsibility, we seek to promote our brand in a manner that protects consumers, strengthens our reputation, and contributes to the sustainable growth of the regulated betting market in Brazil.</w:t>
            </w:r>
          </w:p>
          <w:p w14:paraId="7EFC3110" w14:textId="77777777" w:rsidR="008D4F2E" w:rsidRDefault="008D4F2E">
            <w:pPr>
              <w:spacing w:before="40" w:after="40"/>
              <w:jc w:val="both"/>
              <w:rPr>
                <w:rFonts w:ascii="Arial" w:eastAsia="Arial" w:hAnsi="Arial" w:cs="Arial"/>
                <w:sz w:val="18"/>
                <w:szCs w:val="18"/>
              </w:rPr>
            </w:pPr>
          </w:p>
        </w:tc>
      </w:tr>
      <w:tr w:rsidR="008D4F2E" w14:paraId="3C9BA7A3" w14:textId="77777777">
        <w:trPr>
          <w:jc w:val="center"/>
        </w:trPr>
        <w:tc>
          <w:tcPr>
            <w:tcW w:w="4675" w:type="dxa"/>
          </w:tcPr>
          <w:p w14:paraId="2BCDD411"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Anexo I” do Guia</w:t>
            </w:r>
          </w:p>
        </w:tc>
        <w:tc>
          <w:tcPr>
            <w:tcW w:w="4675" w:type="dxa"/>
          </w:tcPr>
          <w:p w14:paraId="124D5AA8" w14:textId="77777777" w:rsidR="008D4F2E" w:rsidRDefault="00000000">
            <w:pPr>
              <w:spacing w:before="120" w:after="40"/>
              <w:jc w:val="both"/>
              <w:rPr>
                <w:rFonts w:ascii="Arial" w:eastAsia="Arial" w:hAnsi="Arial" w:cs="Arial"/>
                <w:sz w:val="18"/>
                <w:szCs w:val="18"/>
              </w:rPr>
            </w:pPr>
            <w:r>
              <w:rPr>
                <w:rFonts w:ascii="Arial" w:eastAsia="Arial" w:hAnsi="Arial" w:cs="Arial"/>
                <w:b/>
                <w:bCs/>
                <w:color w:val="1F3864"/>
                <w:sz w:val="18"/>
                <w:szCs w:val="18"/>
              </w:rPr>
              <w:t>Guide’s “Annex I”</w:t>
            </w:r>
          </w:p>
        </w:tc>
      </w:tr>
      <w:tr w:rsidR="008D4F2E" w14:paraId="0AE30153" w14:textId="77777777">
        <w:trPr>
          <w:jc w:val="center"/>
        </w:trPr>
        <w:tc>
          <w:tcPr>
            <w:tcW w:w="4675" w:type="dxa"/>
          </w:tcPr>
          <w:p w14:paraId="3A7AF26E"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FRASES APROVADAS (em conformidade)</w:t>
            </w:r>
          </w:p>
        </w:tc>
        <w:tc>
          <w:tcPr>
            <w:tcW w:w="4675" w:type="dxa"/>
          </w:tcPr>
          <w:p w14:paraId="19B3341D"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APPROVED PHRASES (compliant)</w:t>
            </w:r>
          </w:p>
        </w:tc>
      </w:tr>
      <w:tr w:rsidR="008D4F2E" w14:paraId="4873A27F" w14:textId="77777777">
        <w:trPr>
          <w:jc w:val="center"/>
        </w:trPr>
        <w:tc>
          <w:tcPr>
            <w:tcW w:w="4675" w:type="dxa"/>
          </w:tcPr>
          <w:p w14:paraId="41B676E3"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i/>
                <w:iCs/>
                <w:sz w:val="18"/>
                <w:szCs w:val="18"/>
                <w:lang w:val="es-AR"/>
              </w:rPr>
              <w:t>1. Declarações gerais de marca (sem incentivos)</w:t>
            </w:r>
          </w:p>
        </w:tc>
        <w:tc>
          <w:tcPr>
            <w:tcW w:w="4675" w:type="dxa"/>
          </w:tcPr>
          <w:p w14:paraId="0FFBC2FA" w14:textId="77777777" w:rsidR="008D4F2E" w:rsidRDefault="00000000">
            <w:pPr>
              <w:spacing w:before="40" w:after="40"/>
              <w:jc w:val="both"/>
              <w:rPr>
                <w:rFonts w:ascii="Arial" w:eastAsia="Arial" w:hAnsi="Arial" w:cs="Arial"/>
                <w:sz w:val="18"/>
                <w:szCs w:val="18"/>
              </w:rPr>
            </w:pPr>
            <w:r>
              <w:rPr>
                <w:rFonts w:ascii="Arial" w:eastAsia="Arial" w:hAnsi="Arial" w:cs="Arial"/>
                <w:i/>
                <w:iCs/>
                <w:sz w:val="18"/>
                <w:szCs w:val="18"/>
              </w:rPr>
              <w:t>1. General brand statements (no incentives)</w:t>
            </w:r>
          </w:p>
        </w:tc>
      </w:tr>
      <w:tr w:rsidR="008D4F2E" w14:paraId="74A94EB6" w14:textId="77777777">
        <w:trPr>
          <w:jc w:val="center"/>
        </w:trPr>
        <w:tc>
          <w:tcPr>
            <w:tcW w:w="4675" w:type="dxa"/>
          </w:tcPr>
          <w:p w14:paraId="172DCC63"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“Descubra a plataforma de apostas oficialmente autorizada no Brasil.”</w:t>
            </w:r>
          </w:p>
          <w:p w14:paraId="5306BB2B"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“Visite nosso site e explore nossa oferta de apostas esportivas.”</w:t>
            </w:r>
          </w:p>
          <w:p w14:paraId="44474C38"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“Acompanhe as melhores odds em eventos esportivos.”</w:t>
            </w:r>
          </w:p>
          <w:p w14:paraId="7E43D3E3"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“Aqui você encontra uma experiência segura e regulamentada.”</w:t>
            </w:r>
          </w:p>
          <w:p w14:paraId="0B24999D"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“Jogue com responsabilidade.”</w:t>
            </w:r>
          </w:p>
          <w:p w14:paraId="1625D01D"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“Apostas são apenas para adultos. 18+.”</w:t>
            </w:r>
          </w:p>
          <w:p w14:paraId="43ADA53A"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“Pratique o jogo responsável.”</w:t>
            </w:r>
          </w:p>
          <w:p w14:paraId="77A880DA"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“Aposte somente se você for maior de 18 anos.”</w:t>
            </w:r>
          </w:p>
        </w:tc>
        <w:tc>
          <w:tcPr>
            <w:tcW w:w="4675" w:type="dxa"/>
          </w:tcPr>
          <w:p w14:paraId="166422C9" w14:textId="77777777" w:rsidR="008D4F2E" w:rsidRDefault="00000000">
            <w:pPr>
              <w:jc w:val="both"/>
              <w:rPr>
                <w:rFonts w:ascii="Arial" w:eastAsia="Arial" w:hAnsi="Arial" w:cs="Arial"/>
                <w:sz w:val="18"/>
                <w:szCs w:val="18"/>
              </w:rPr>
            </w:pPr>
            <w:r>
              <w:rPr>
                <w:rFonts w:ascii="Arial" w:eastAsia="Arial" w:hAnsi="Arial" w:cs="Arial"/>
                <w:sz w:val="18"/>
                <w:szCs w:val="18"/>
              </w:rPr>
              <w:t>• “Discover the betting platform officially authorized in Brazil.”</w:t>
            </w:r>
          </w:p>
          <w:p w14:paraId="1A97289A" w14:textId="77777777" w:rsidR="008D4F2E" w:rsidRDefault="00000000">
            <w:pPr>
              <w:jc w:val="both"/>
              <w:rPr>
                <w:rFonts w:ascii="Arial" w:eastAsia="Arial" w:hAnsi="Arial" w:cs="Arial"/>
                <w:sz w:val="18"/>
                <w:szCs w:val="18"/>
              </w:rPr>
            </w:pPr>
            <w:r>
              <w:rPr>
                <w:rFonts w:ascii="Arial" w:eastAsia="Arial" w:hAnsi="Arial" w:cs="Arial"/>
                <w:sz w:val="18"/>
                <w:szCs w:val="18"/>
              </w:rPr>
              <w:t>• “Visit our website and explore our sports betting offering.”</w:t>
            </w:r>
          </w:p>
          <w:p w14:paraId="33FD5C89" w14:textId="77777777" w:rsidR="008D4F2E" w:rsidRDefault="00000000">
            <w:pPr>
              <w:jc w:val="both"/>
              <w:rPr>
                <w:rFonts w:ascii="Arial" w:eastAsia="Arial" w:hAnsi="Arial" w:cs="Arial"/>
                <w:sz w:val="18"/>
                <w:szCs w:val="18"/>
              </w:rPr>
            </w:pPr>
            <w:r>
              <w:rPr>
                <w:rFonts w:ascii="Arial" w:eastAsia="Arial" w:hAnsi="Arial" w:cs="Arial"/>
                <w:sz w:val="18"/>
                <w:szCs w:val="18"/>
              </w:rPr>
              <w:t>• “Follow the best odds in sporting events.”</w:t>
            </w:r>
          </w:p>
          <w:p w14:paraId="19D3BD47" w14:textId="77777777" w:rsidR="008D4F2E" w:rsidRDefault="00000000">
            <w:pPr>
              <w:jc w:val="both"/>
              <w:rPr>
                <w:rFonts w:ascii="Arial" w:eastAsia="Arial" w:hAnsi="Arial" w:cs="Arial"/>
                <w:sz w:val="18"/>
                <w:szCs w:val="18"/>
              </w:rPr>
            </w:pPr>
            <w:r>
              <w:rPr>
                <w:rFonts w:ascii="Arial" w:eastAsia="Arial" w:hAnsi="Arial" w:cs="Arial"/>
                <w:sz w:val="18"/>
                <w:szCs w:val="18"/>
              </w:rPr>
              <w:t>• “Here you will find a safe and regulated experience.”</w:t>
            </w:r>
          </w:p>
          <w:p w14:paraId="6B110789" w14:textId="77777777" w:rsidR="008D4F2E" w:rsidRDefault="00000000">
            <w:pPr>
              <w:jc w:val="both"/>
              <w:rPr>
                <w:rFonts w:ascii="Arial" w:eastAsia="Arial" w:hAnsi="Arial" w:cs="Arial"/>
                <w:sz w:val="18"/>
                <w:szCs w:val="18"/>
              </w:rPr>
            </w:pPr>
            <w:r>
              <w:rPr>
                <w:rFonts w:ascii="Arial" w:eastAsia="Arial" w:hAnsi="Arial" w:cs="Arial"/>
                <w:sz w:val="18"/>
                <w:szCs w:val="18"/>
              </w:rPr>
              <w:t>• “Gamble responsibly.”</w:t>
            </w:r>
          </w:p>
          <w:p w14:paraId="075AFC33" w14:textId="77777777" w:rsidR="008D4F2E" w:rsidRDefault="00000000">
            <w:pPr>
              <w:jc w:val="both"/>
              <w:rPr>
                <w:rFonts w:ascii="Arial" w:eastAsia="Arial" w:hAnsi="Arial" w:cs="Arial"/>
                <w:sz w:val="18"/>
                <w:szCs w:val="18"/>
              </w:rPr>
            </w:pPr>
            <w:r>
              <w:rPr>
                <w:rFonts w:ascii="Arial" w:eastAsia="Arial" w:hAnsi="Arial" w:cs="Arial"/>
                <w:sz w:val="18"/>
                <w:szCs w:val="18"/>
              </w:rPr>
              <w:t>• “Betting is only for adults. 18+.”</w:t>
            </w:r>
          </w:p>
          <w:p w14:paraId="4889D385" w14:textId="77777777" w:rsidR="008D4F2E" w:rsidRDefault="00000000">
            <w:pPr>
              <w:jc w:val="both"/>
              <w:rPr>
                <w:rFonts w:ascii="Arial" w:eastAsia="Arial" w:hAnsi="Arial" w:cs="Arial"/>
                <w:sz w:val="18"/>
                <w:szCs w:val="18"/>
              </w:rPr>
            </w:pPr>
            <w:r>
              <w:rPr>
                <w:rFonts w:ascii="Arial" w:eastAsia="Arial" w:hAnsi="Arial" w:cs="Arial"/>
                <w:sz w:val="18"/>
                <w:szCs w:val="18"/>
              </w:rPr>
              <w:t>• “Practice responsible gambling.”</w:t>
            </w:r>
          </w:p>
          <w:p w14:paraId="6A84687C" w14:textId="77777777" w:rsidR="008D4F2E" w:rsidRDefault="00000000">
            <w:pPr>
              <w:jc w:val="both"/>
              <w:rPr>
                <w:rFonts w:ascii="Arial" w:eastAsia="Arial" w:hAnsi="Arial" w:cs="Arial"/>
                <w:sz w:val="18"/>
                <w:szCs w:val="18"/>
              </w:rPr>
            </w:pPr>
            <w:r>
              <w:rPr>
                <w:rFonts w:ascii="Arial" w:eastAsia="Arial" w:hAnsi="Arial" w:cs="Arial"/>
                <w:sz w:val="18"/>
                <w:szCs w:val="18"/>
              </w:rPr>
              <w:t>• “Bet only if you are over 18 years old.”</w:t>
            </w:r>
          </w:p>
        </w:tc>
      </w:tr>
      <w:tr w:rsidR="008D4F2E" w14:paraId="43291C4D" w14:textId="77777777">
        <w:trPr>
          <w:jc w:val="center"/>
        </w:trPr>
        <w:tc>
          <w:tcPr>
            <w:tcW w:w="4675" w:type="dxa"/>
          </w:tcPr>
          <w:p w14:paraId="1E3D8B03" w14:textId="77777777" w:rsidR="008D4F2E" w:rsidRPr="00ED60DD" w:rsidRDefault="00000000">
            <w:pPr>
              <w:spacing w:before="40" w:after="40"/>
              <w:jc w:val="both"/>
              <w:rPr>
                <w:rFonts w:ascii="Arial" w:eastAsia="Arial" w:hAnsi="Arial" w:cs="Arial"/>
                <w:i/>
                <w:iCs/>
                <w:sz w:val="18"/>
                <w:szCs w:val="18"/>
                <w:lang w:val="es-AR"/>
              </w:rPr>
            </w:pPr>
            <w:r w:rsidRPr="00ED60DD">
              <w:rPr>
                <w:rFonts w:ascii="Arial" w:eastAsia="Arial" w:hAnsi="Arial" w:cs="Arial"/>
                <w:i/>
                <w:iCs/>
                <w:sz w:val="18"/>
                <w:szCs w:val="18"/>
                <w:lang w:val="es-AR"/>
              </w:rPr>
              <w:t>2. Frases Informativas Neutras</w:t>
            </w:r>
          </w:p>
          <w:p w14:paraId="3A0AC556" w14:textId="77777777" w:rsidR="008D4F2E" w:rsidRPr="00ED60DD" w:rsidRDefault="00000000">
            <w:pPr>
              <w:spacing w:before="40" w:after="40"/>
              <w:jc w:val="both"/>
              <w:rPr>
                <w:rFonts w:ascii="Arial" w:eastAsia="Arial" w:hAnsi="Arial" w:cs="Arial"/>
                <w:i/>
                <w:iCs/>
                <w:sz w:val="18"/>
                <w:szCs w:val="18"/>
                <w:lang w:val="es-AR"/>
              </w:rPr>
            </w:pPr>
            <w:r w:rsidRPr="00ED60DD">
              <w:rPr>
                <w:rFonts w:ascii="Arial" w:eastAsia="Arial" w:hAnsi="Arial" w:cs="Arial"/>
                <w:i/>
                <w:iCs/>
                <w:sz w:val="18"/>
                <w:szCs w:val="18"/>
                <w:lang w:val="es-AR"/>
              </w:rPr>
              <w:t>• “Revise os Termos e Condições antes de participar.”</w:t>
            </w:r>
          </w:p>
          <w:p w14:paraId="4A414683" w14:textId="77777777" w:rsidR="008D4F2E" w:rsidRPr="00ED60DD" w:rsidRDefault="00000000">
            <w:pPr>
              <w:spacing w:before="40" w:after="40"/>
              <w:jc w:val="both"/>
              <w:rPr>
                <w:rFonts w:ascii="Arial" w:eastAsia="Arial" w:hAnsi="Arial" w:cs="Arial"/>
                <w:i/>
                <w:iCs/>
                <w:sz w:val="18"/>
                <w:szCs w:val="18"/>
                <w:lang w:val="es-AR"/>
              </w:rPr>
            </w:pPr>
            <w:r w:rsidRPr="00ED60DD">
              <w:rPr>
                <w:rFonts w:ascii="Arial" w:eastAsia="Arial" w:hAnsi="Arial" w:cs="Arial"/>
                <w:i/>
                <w:iCs/>
                <w:sz w:val="18"/>
                <w:szCs w:val="18"/>
                <w:lang w:val="es-AR"/>
              </w:rPr>
              <w:t>• “Aposte apenas valores que você esteja disposto a perder.”</w:t>
            </w:r>
          </w:p>
          <w:p w14:paraId="453AFA5D" w14:textId="77777777" w:rsidR="008D4F2E" w:rsidRPr="00ED60DD" w:rsidRDefault="00000000">
            <w:pPr>
              <w:spacing w:before="40" w:after="40"/>
              <w:jc w:val="both"/>
              <w:rPr>
                <w:rFonts w:ascii="Arial" w:eastAsia="Arial" w:hAnsi="Arial" w:cs="Arial"/>
                <w:i/>
                <w:iCs/>
                <w:sz w:val="18"/>
                <w:szCs w:val="18"/>
                <w:lang w:val="es-AR"/>
              </w:rPr>
            </w:pPr>
            <w:r w:rsidRPr="00ED60DD">
              <w:rPr>
                <w:rFonts w:ascii="Arial" w:eastAsia="Arial" w:hAnsi="Arial" w:cs="Arial"/>
                <w:i/>
                <w:iCs/>
                <w:sz w:val="18"/>
                <w:szCs w:val="18"/>
                <w:lang w:val="es-AR"/>
              </w:rPr>
              <w:t>• “Aposte com consciência e limite seu tempo de jogo.”</w:t>
            </w:r>
          </w:p>
          <w:p w14:paraId="02A39569" w14:textId="77777777" w:rsidR="008D4F2E" w:rsidRPr="00ED60DD" w:rsidRDefault="00000000">
            <w:pPr>
              <w:spacing w:before="40" w:after="40"/>
              <w:jc w:val="both"/>
              <w:rPr>
                <w:rFonts w:ascii="Arial" w:eastAsia="Arial" w:hAnsi="Arial" w:cs="Arial"/>
                <w:i/>
                <w:iCs/>
                <w:sz w:val="18"/>
                <w:szCs w:val="18"/>
                <w:lang w:val="es-AR"/>
              </w:rPr>
            </w:pPr>
            <w:r w:rsidRPr="00ED60DD">
              <w:rPr>
                <w:rFonts w:ascii="Arial" w:eastAsia="Arial" w:hAnsi="Arial" w:cs="Arial"/>
                <w:i/>
                <w:iCs/>
                <w:sz w:val="18"/>
                <w:szCs w:val="18"/>
                <w:lang w:val="es-AR"/>
              </w:rPr>
              <w:t>• “Esta plataforma está autorizada pela Portaria SPA/MF nº 470, de 10 de março de 2025.”</w:t>
            </w:r>
          </w:p>
        </w:tc>
        <w:tc>
          <w:tcPr>
            <w:tcW w:w="4675" w:type="dxa"/>
          </w:tcPr>
          <w:p w14:paraId="58A78588" w14:textId="77777777" w:rsidR="008D4F2E" w:rsidRDefault="00000000">
            <w:pPr>
              <w:spacing w:before="40" w:after="40"/>
              <w:jc w:val="both"/>
              <w:rPr>
                <w:rFonts w:ascii="Arial" w:eastAsia="Arial" w:hAnsi="Arial" w:cs="Arial"/>
                <w:i/>
                <w:iCs/>
                <w:sz w:val="18"/>
                <w:szCs w:val="18"/>
              </w:rPr>
            </w:pPr>
            <w:r>
              <w:rPr>
                <w:rFonts w:ascii="Arial" w:eastAsia="Arial" w:hAnsi="Arial" w:cs="Arial"/>
                <w:i/>
                <w:iCs/>
                <w:sz w:val="18"/>
                <w:szCs w:val="18"/>
              </w:rPr>
              <w:t>2. Neutral informational phrases</w:t>
            </w:r>
          </w:p>
          <w:p w14:paraId="2DBA8894" w14:textId="77777777" w:rsidR="008D4F2E" w:rsidRDefault="00000000">
            <w:pPr>
              <w:spacing w:before="40" w:after="40"/>
              <w:jc w:val="both"/>
              <w:rPr>
                <w:rFonts w:ascii="Arial" w:eastAsia="Arial" w:hAnsi="Arial" w:cs="Arial"/>
                <w:i/>
                <w:iCs/>
                <w:sz w:val="18"/>
                <w:szCs w:val="18"/>
              </w:rPr>
            </w:pPr>
            <w:r>
              <w:rPr>
                <w:rFonts w:ascii="Arial" w:eastAsia="Arial" w:hAnsi="Arial" w:cs="Arial"/>
                <w:i/>
                <w:iCs/>
                <w:sz w:val="18"/>
                <w:szCs w:val="18"/>
              </w:rPr>
              <w:t>• “Review the Terms and Conditions before participating.”</w:t>
            </w:r>
          </w:p>
          <w:p w14:paraId="68165BE5" w14:textId="77777777" w:rsidR="008D4F2E" w:rsidRDefault="00000000">
            <w:pPr>
              <w:spacing w:before="40" w:after="40"/>
              <w:jc w:val="both"/>
              <w:rPr>
                <w:rFonts w:ascii="Arial" w:eastAsia="Arial" w:hAnsi="Arial" w:cs="Arial"/>
                <w:i/>
                <w:iCs/>
                <w:sz w:val="18"/>
                <w:szCs w:val="18"/>
              </w:rPr>
            </w:pPr>
            <w:r>
              <w:rPr>
                <w:rFonts w:ascii="Arial" w:eastAsia="Arial" w:hAnsi="Arial" w:cs="Arial"/>
                <w:i/>
                <w:iCs/>
                <w:sz w:val="18"/>
                <w:szCs w:val="18"/>
              </w:rPr>
              <w:t>• “Bet only amounts you are willing to lose.”</w:t>
            </w:r>
          </w:p>
          <w:p w14:paraId="3CD060FE" w14:textId="77777777" w:rsidR="008D4F2E" w:rsidRDefault="00000000">
            <w:pPr>
              <w:spacing w:before="40" w:after="40"/>
              <w:jc w:val="both"/>
              <w:rPr>
                <w:rFonts w:ascii="Arial" w:eastAsia="Arial" w:hAnsi="Arial" w:cs="Arial"/>
                <w:i/>
                <w:iCs/>
                <w:sz w:val="18"/>
                <w:szCs w:val="18"/>
              </w:rPr>
            </w:pPr>
            <w:r>
              <w:rPr>
                <w:rFonts w:ascii="Arial" w:eastAsia="Arial" w:hAnsi="Arial" w:cs="Arial"/>
                <w:i/>
                <w:iCs/>
                <w:sz w:val="18"/>
                <w:szCs w:val="18"/>
              </w:rPr>
              <w:t>• “Bet consciously and limit your gambling time.”</w:t>
            </w:r>
          </w:p>
          <w:p w14:paraId="2125D355" w14:textId="77777777" w:rsidR="008D4F2E" w:rsidRDefault="00000000">
            <w:pPr>
              <w:spacing w:before="40" w:after="40"/>
              <w:jc w:val="both"/>
              <w:rPr>
                <w:rFonts w:ascii="Arial" w:eastAsia="Arial" w:hAnsi="Arial" w:cs="Arial"/>
                <w:i/>
                <w:iCs/>
                <w:sz w:val="18"/>
                <w:szCs w:val="18"/>
              </w:rPr>
            </w:pPr>
            <w:r>
              <w:rPr>
                <w:rFonts w:ascii="Arial" w:eastAsia="Arial" w:hAnsi="Arial" w:cs="Arial"/>
                <w:i/>
                <w:iCs/>
                <w:sz w:val="18"/>
                <w:szCs w:val="18"/>
              </w:rPr>
              <w:t>• “This platform is authorized by SPA/MF Ordinance No. 470, of March 10, 2025.”</w:t>
            </w:r>
          </w:p>
        </w:tc>
      </w:tr>
      <w:tr w:rsidR="008D4F2E" w14:paraId="26AF5BDA" w14:textId="77777777">
        <w:trPr>
          <w:jc w:val="center"/>
        </w:trPr>
        <w:tc>
          <w:tcPr>
            <w:tcW w:w="4675" w:type="dxa"/>
          </w:tcPr>
          <w:p w14:paraId="1B2F8733" w14:textId="77777777" w:rsidR="008D4F2E" w:rsidRPr="00ED60DD" w:rsidRDefault="00000000">
            <w:pPr>
              <w:spacing w:before="40" w:after="40"/>
              <w:jc w:val="both"/>
              <w:rPr>
                <w:rFonts w:ascii="Arial" w:eastAsia="Arial" w:hAnsi="Arial" w:cs="Arial"/>
                <w:i/>
                <w:iCs/>
                <w:sz w:val="18"/>
                <w:szCs w:val="18"/>
                <w:lang w:val="es-AR"/>
              </w:rPr>
            </w:pPr>
            <w:r w:rsidRPr="00ED60DD">
              <w:rPr>
                <w:rFonts w:ascii="Arial" w:eastAsia="Arial" w:hAnsi="Arial" w:cs="Arial"/>
                <w:i/>
                <w:iCs/>
                <w:sz w:val="18"/>
                <w:szCs w:val="18"/>
                <w:lang w:val="es-AR"/>
              </w:rPr>
              <w:t>3. Frases Relacionadas a Promoções (Somente Após a Primeira Aposta Real)</w:t>
            </w:r>
          </w:p>
          <w:p w14:paraId="09625F1C" w14:textId="77777777" w:rsidR="008D4F2E" w:rsidRPr="00ED60DD" w:rsidRDefault="00000000">
            <w:pPr>
              <w:spacing w:before="40" w:after="40"/>
              <w:jc w:val="both"/>
              <w:rPr>
                <w:rFonts w:ascii="Arial" w:eastAsia="Arial" w:hAnsi="Arial" w:cs="Arial"/>
                <w:i/>
                <w:iCs/>
                <w:sz w:val="18"/>
                <w:szCs w:val="18"/>
                <w:lang w:val="es-AR"/>
              </w:rPr>
            </w:pPr>
            <w:r w:rsidRPr="00ED60DD">
              <w:rPr>
                <w:rFonts w:ascii="Arial" w:eastAsia="Arial" w:hAnsi="Arial" w:cs="Arial"/>
                <w:i/>
                <w:iCs/>
                <w:sz w:val="18"/>
                <w:szCs w:val="18"/>
                <w:lang w:val="es-AR"/>
              </w:rPr>
              <w:t>• “Após concluir sua primeira aposta, você poderá acessar promoções específicas da plataforma.”</w:t>
            </w:r>
          </w:p>
          <w:p w14:paraId="1DE775C3" w14:textId="77777777" w:rsidR="008D4F2E" w:rsidRPr="00ED60DD" w:rsidRDefault="00000000">
            <w:pPr>
              <w:spacing w:before="40" w:after="40"/>
              <w:jc w:val="both"/>
              <w:rPr>
                <w:rFonts w:ascii="Arial" w:eastAsia="Arial" w:hAnsi="Arial" w:cs="Arial"/>
                <w:i/>
                <w:iCs/>
                <w:sz w:val="18"/>
                <w:szCs w:val="18"/>
                <w:lang w:val="es-AR"/>
              </w:rPr>
            </w:pPr>
            <w:r w:rsidRPr="00ED60DD">
              <w:rPr>
                <w:rFonts w:ascii="Arial" w:eastAsia="Arial" w:hAnsi="Arial" w:cs="Arial"/>
                <w:i/>
                <w:iCs/>
                <w:sz w:val="18"/>
                <w:szCs w:val="18"/>
                <w:lang w:val="es-AR"/>
              </w:rPr>
              <w:t>• “Confira as promoções disponíveis em sua conta após cumprir os requisitos.”</w:t>
            </w:r>
          </w:p>
          <w:p w14:paraId="539D8358" w14:textId="77777777" w:rsidR="008D4F2E" w:rsidRPr="00ED60DD" w:rsidRDefault="00000000">
            <w:pPr>
              <w:spacing w:before="40" w:after="40"/>
              <w:jc w:val="both"/>
              <w:rPr>
                <w:rFonts w:ascii="Arial" w:eastAsia="Arial" w:hAnsi="Arial" w:cs="Arial"/>
                <w:i/>
                <w:iCs/>
                <w:sz w:val="18"/>
                <w:szCs w:val="18"/>
                <w:lang w:val="es-AR"/>
              </w:rPr>
            </w:pPr>
            <w:r w:rsidRPr="00ED60DD">
              <w:rPr>
                <w:rFonts w:ascii="Arial" w:eastAsia="Arial" w:hAnsi="Arial" w:cs="Arial"/>
                <w:i/>
                <w:iCs/>
                <w:sz w:val="18"/>
                <w:szCs w:val="18"/>
                <w:lang w:val="es-AR"/>
              </w:rPr>
              <w:t>• “Verifique a oferta disponível em seu perfil e leia os Termos e Condições completos.”</w:t>
            </w:r>
          </w:p>
          <w:p w14:paraId="5CC4A813" w14:textId="77777777" w:rsidR="008D4F2E" w:rsidRPr="00ED60DD" w:rsidRDefault="00000000">
            <w:pPr>
              <w:spacing w:before="40" w:after="40"/>
              <w:jc w:val="both"/>
              <w:rPr>
                <w:rFonts w:ascii="Arial" w:eastAsia="Arial" w:hAnsi="Arial" w:cs="Arial"/>
                <w:i/>
                <w:iCs/>
                <w:sz w:val="18"/>
                <w:szCs w:val="18"/>
                <w:lang w:val="es-AR"/>
              </w:rPr>
            </w:pPr>
            <w:r w:rsidRPr="00ED60DD">
              <w:rPr>
                <w:rFonts w:ascii="Arial" w:eastAsia="Arial" w:hAnsi="Arial" w:cs="Arial"/>
                <w:i/>
                <w:iCs/>
                <w:sz w:val="18"/>
                <w:szCs w:val="18"/>
                <w:lang w:val="es-AR"/>
              </w:rPr>
              <w:lastRenderedPageBreak/>
              <w:t>• “Promoções são válidas apenas para contas verificadas e elegíveis.”</w:t>
            </w:r>
          </w:p>
        </w:tc>
        <w:tc>
          <w:tcPr>
            <w:tcW w:w="4675" w:type="dxa"/>
          </w:tcPr>
          <w:p w14:paraId="7F70CA53" w14:textId="77777777" w:rsidR="008D4F2E" w:rsidRDefault="00000000">
            <w:pPr>
              <w:spacing w:before="40" w:after="40"/>
              <w:jc w:val="both"/>
              <w:rPr>
                <w:rFonts w:ascii="Arial" w:eastAsia="Arial" w:hAnsi="Arial" w:cs="Arial"/>
                <w:i/>
                <w:iCs/>
                <w:sz w:val="18"/>
                <w:szCs w:val="18"/>
              </w:rPr>
            </w:pPr>
            <w:r>
              <w:rPr>
                <w:rFonts w:ascii="Arial" w:eastAsia="Arial" w:hAnsi="Arial" w:cs="Arial"/>
                <w:i/>
                <w:iCs/>
                <w:sz w:val="18"/>
                <w:szCs w:val="18"/>
              </w:rPr>
              <w:lastRenderedPageBreak/>
              <w:t>3. Promotions (only after the first real bet)</w:t>
            </w:r>
          </w:p>
          <w:p w14:paraId="250EC1CC" w14:textId="77777777" w:rsidR="008D4F2E" w:rsidRDefault="00000000">
            <w:pPr>
              <w:spacing w:before="40" w:after="40"/>
              <w:jc w:val="both"/>
              <w:rPr>
                <w:rFonts w:ascii="Arial" w:eastAsia="Arial" w:hAnsi="Arial" w:cs="Arial"/>
                <w:i/>
                <w:iCs/>
                <w:sz w:val="18"/>
                <w:szCs w:val="18"/>
              </w:rPr>
            </w:pPr>
            <w:r>
              <w:rPr>
                <w:rFonts w:ascii="Arial" w:eastAsia="Arial" w:hAnsi="Arial" w:cs="Arial"/>
                <w:i/>
                <w:iCs/>
                <w:sz w:val="18"/>
                <w:szCs w:val="18"/>
              </w:rPr>
              <w:t>“After completing your first bet, you may access specific platform promotions.”</w:t>
            </w:r>
          </w:p>
          <w:p w14:paraId="422D7B76" w14:textId="77777777" w:rsidR="008D4F2E" w:rsidRDefault="00000000">
            <w:pPr>
              <w:spacing w:before="40" w:after="40"/>
              <w:jc w:val="both"/>
              <w:rPr>
                <w:rFonts w:ascii="Arial" w:eastAsia="Arial" w:hAnsi="Arial" w:cs="Arial"/>
                <w:i/>
                <w:iCs/>
                <w:sz w:val="18"/>
                <w:szCs w:val="18"/>
              </w:rPr>
            </w:pPr>
            <w:r>
              <w:rPr>
                <w:rFonts w:ascii="Arial" w:eastAsia="Arial" w:hAnsi="Arial" w:cs="Arial"/>
                <w:i/>
                <w:iCs/>
                <w:sz w:val="18"/>
                <w:szCs w:val="18"/>
              </w:rPr>
              <w:t>• “Check the promotions available in your account after fulfilling the requirements.”</w:t>
            </w:r>
          </w:p>
          <w:p w14:paraId="65E63B3A" w14:textId="77777777" w:rsidR="008D4F2E" w:rsidRDefault="00000000">
            <w:pPr>
              <w:spacing w:before="40" w:after="40"/>
              <w:jc w:val="both"/>
              <w:rPr>
                <w:rFonts w:ascii="Arial" w:eastAsia="Arial" w:hAnsi="Arial" w:cs="Arial"/>
                <w:i/>
                <w:iCs/>
                <w:sz w:val="18"/>
                <w:szCs w:val="18"/>
              </w:rPr>
            </w:pPr>
            <w:r>
              <w:rPr>
                <w:rFonts w:ascii="Arial" w:eastAsia="Arial" w:hAnsi="Arial" w:cs="Arial"/>
                <w:i/>
                <w:iCs/>
                <w:sz w:val="18"/>
                <w:szCs w:val="18"/>
              </w:rPr>
              <w:t>• “Check the offer available in your profile and read the full Terms and Conditions.”</w:t>
            </w:r>
          </w:p>
          <w:p w14:paraId="4C7B0659" w14:textId="77777777" w:rsidR="008D4F2E" w:rsidRDefault="00000000">
            <w:pPr>
              <w:spacing w:before="40" w:after="40"/>
              <w:jc w:val="both"/>
              <w:rPr>
                <w:rFonts w:ascii="Arial" w:eastAsia="Arial" w:hAnsi="Arial" w:cs="Arial"/>
                <w:i/>
                <w:iCs/>
                <w:sz w:val="18"/>
                <w:szCs w:val="18"/>
              </w:rPr>
            </w:pPr>
            <w:r>
              <w:rPr>
                <w:rFonts w:ascii="Arial" w:eastAsia="Arial" w:hAnsi="Arial" w:cs="Arial"/>
                <w:i/>
                <w:iCs/>
                <w:sz w:val="18"/>
                <w:szCs w:val="18"/>
              </w:rPr>
              <w:lastRenderedPageBreak/>
              <w:t>• “Promotions are valid only for verified and eligible accounts.”</w:t>
            </w:r>
          </w:p>
        </w:tc>
      </w:tr>
      <w:tr w:rsidR="008D4F2E" w14:paraId="3A59A834" w14:textId="77777777">
        <w:trPr>
          <w:jc w:val="center"/>
        </w:trPr>
        <w:tc>
          <w:tcPr>
            <w:tcW w:w="4675" w:type="dxa"/>
          </w:tcPr>
          <w:p w14:paraId="306373AB" w14:textId="77777777" w:rsidR="008D4F2E" w:rsidRPr="00ED60DD" w:rsidRDefault="00000000">
            <w:pPr>
              <w:spacing w:before="40" w:after="40"/>
              <w:jc w:val="both"/>
              <w:rPr>
                <w:rFonts w:ascii="Arial" w:eastAsia="Arial" w:hAnsi="Arial" w:cs="Arial"/>
                <w:i/>
                <w:iCs/>
                <w:sz w:val="18"/>
                <w:szCs w:val="18"/>
                <w:lang w:val="es-AR"/>
              </w:rPr>
            </w:pPr>
            <w:r>
              <w:rPr>
                <w:rFonts w:ascii="Arial" w:eastAsia="Arial" w:hAnsi="Arial" w:cs="Arial"/>
                <w:i/>
                <w:iCs/>
                <w:sz w:val="18"/>
                <w:szCs w:val="18"/>
              </w:rPr>
              <w:lastRenderedPageBreak/>
              <w:t xml:space="preserve"> </w:t>
            </w:r>
            <w:r w:rsidRPr="00ED60DD">
              <w:rPr>
                <w:rFonts w:ascii="Arial" w:eastAsia="Arial" w:hAnsi="Arial" w:cs="Arial"/>
                <w:i/>
                <w:iCs/>
                <w:sz w:val="18"/>
                <w:szCs w:val="18"/>
                <w:lang w:val="es-AR"/>
              </w:rPr>
              <w:t>4. Frases para Afiliados / Influenciadores</w:t>
            </w:r>
          </w:p>
          <w:p w14:paraId="725926CF" w14:textId="77777777" w:rsidR="008D4F2E" w:rsidRPr="00ED60DD" w:rsidRDefault="00000000">
            <w:pPr>
              <w:spacing w:before="40" w:after="40"/>
              <w:jc w:val="both"/>
              <w:rPr>
                <w:rFonts w:ascii="Arial" w:eastAsia="Arial" w:hAnsi="Arial" w:cs="Arial"/>
                <w:i/>
                <w:iCs/>
                <w:sz w:val="18"/>
                <w:szCs w:val="18"/>
                <w:lang w:val="es-AR"/>
              </w:rPr>
            </w:pPr>
            <w:r w:rsidRPr="00ED60DD">
              <w:rPr>
                <w:rFonts w:ascii="Arial" w:eastAsia="Arial" w:hAnsi="Arial" w:cs="Arial"/>
                <w:i/>
                <w:iCs/>
                <w:sz w:val="18"/>
                <w:szCs w:val="18"/>
                <w:lang w:val="es-AR"/>
              </w:rPr>
              <w:t>• “Conteúdo publicitário. Parceria paga com BetWarrior.”</w:t>
            </w:r>
          </w:p>
          <w:p w14:paraId="6132BC2C" w14:textId="77777777" w:rsidR="008D4F2E" w:rsidRPr="00ED60DD" w:rsidRDefault="00000000">
            <w:pPr>
              <w:spacing w:before="40" w:after="40"/>
              <w:jc w:val="both"/>
              <w:rPr>
                <w:rFonts w:ascii="Arial" w:eastAsia="Arial" w:hAnsi="Arial" w:cs="Arial"/>
                <w:i/>
                <w:iCs/>
                <w:sz w:val="18"/>
                <w:szCs w:val="18"/>
                <w:lang w:val="es-AR"/>
              </w:rPr>
            </w:pPr>
            <w:r w:rsidRPr="00ED60DD">
              <w:rPr>
                <w:rFonts w:ascii="Arial" w:eastAsia="Arial" w:hAnsi="Arial" w:cs="Arial"/>
                <w:i/>
                <w:iCs/>
                <w:sz w:val="18"/>
                <w:szCs w:val="18"/>
                <w:lang w:val="es-AR"/>
              </w:rPr>
              <w:t>• “Este vídeo contém promoção comercial realizada pelo operador autorizado BetWarrior.”</w:t>
            </w:r>
          </w:p>
          <w:p w14:paraId="7269D041" w14:textId="77777777" w:rsidR="008D4F2E" w:rsidRPr="00ED60DD" w:rsidRDefault="00000000">
            <w:pPr>
              <w:spacing w:before="40" w:after="40"/>
              <w:jc w:val="both"/>
              <w:rPr>
                <w:rFonts w:ascii="Arial" w:eastAsia="Arial" w:hAnsi="Arial" w:cs="Arial"/>
                <w:i/>
                <w:iCs/>
                <w:sz w:val="18"/>
                <w:szCs w:val="18"/>
                <w:lang w:val="es-AR"/>
              </w:rPr>
            </w:pPr>
            <w:r w:rsidRPr="00ED60DD">
              <w:rPr>
                <w:rFonts w:ascii="Arial" w:eastAsia="Arial" w:hAnsi="Arial" w:cs="Arial"/>
                <w:i/>
                <w:iCs/>
                <w:sz w:val="18"/>
                <w:szCs w:val="18"/>
                <w:lang w:val="es-AR"/>
              </w:rPr>
              <w:t>• “#publi #ad – conteúdo destinado a maiores de 18 anos.”</w:t>
            </w:r>
          </w:p>
          <w:p w14:paraId="60673982" w14:textId="77777777" w:rsidR="008D4F2E" w:rsidRPr="00ED60DD" w:rsidRDefault="00000000">
            <w:pPr>
              <w:spacing w:before="40" w:after="40"/>
              <w:jc w:val="both"/>
              <w:rPr>
                <w:rFonts w:ascii="Arial" w:eastAsia="Arial" w:hAnsi="Arial" w:cs="Arial"/>
                <w:i/>
                <w:iCs/>
                <w:sz w:val="18"/>
                <w:szCs w:val="18"/>
                <w:lang w:val="es-AR"/>
              </w:rPr>
            </w:pPr>
            <w:r w:rsidRPr="00ED60DD">
              <w:rPr>
                <w:rFonts w:ascii="Arial" w:eastAsia="Arial" w:hAnsi="Arial" w:cs="Arial"/>
                <w:i/>
                <w:iCs/>
                <w:sz w:val="18"/>
                <w:szCs w:val="18"/>
                <w:lang w:val="es-AR"/>
              </w:rPr>
              <w:t>• “Aposte somente se você for maior de 18 anos e faça-o com responsabilidade.”</w:t>
            </w:r>
          </w:p>
        </w:tc>
        <w:tc>
          <w:tcPr>
            <w:tcW w:w="4675" w:type="dxa"/>
          </w:tcPr>
          <w:p w14:paraId="73161FA4" w14:textId="77777777" w:rsidR="008D4F2E" w:rsidRDefault="00000000">
            <w:pPr>
              <w:spacing w:before="40" w:after="40"/>
              <w:jc w:val="both"/>
              <w:rPr>
                <w:rFonts w:ascii="Arial" w:eastAsia="Arial" w:hAnsi="Arial" w:cs="Arial"/>
                <w:i/>
                <w:iCs/>
                <w:sz w:val="18"/>
                <w:szCs w:val="18"/>
              </w:rPr>
            </w:pPr>
            <w:r>
              <w:rPr>
                <w:rFonts w:ascii="Arial" w:eastAsia="Arial" w:hAnsi="Arial" w:cs="Arial"/>
                <w:i/>
                <w:iCs/>
                <w:sz w:val="18"/>
                <w:szCs w:val="18"/>
              </w:rPr>
              <w:t>4. Affiliates / Influencers</w:t>
            </w:r>
          </w:p>
          <w:p w14:paraId="32C8DA9A" w14:textId="77777777" w:rsidR="008D4F2E" w:rsidRDefault="00000000">
            <w:pPr>
              <w:spacing w:before="40" w:after="40"/>
              <w:jc w:val="both"/>
              <w:rPr>
                <w:rFonts w:ascii="Arial" w:eastAsia="Arial" w:hAnsi="Arial" w:cs="Arial"/>
                <w:i/>
                <w:iCs/>
                <w:sz w:val="18"/>
                <w:szCs w:val="18"/>
              </w:rPr>
            </w:pPr>
            <w:r>
              <w:rPr>
                <w:rFonts w:ascii="Arial" w:eastAsia="Arial" w:hAnsi="Arial" w:cs="Arial"/>
                <w:i/>
                <w:iCs/>
                <w:sz w:val="18"/>
                <w:szCs w:val="18"/>
              </w:rPr>
              <w:t>• “Advertising content. Paid partnership with BetWarrior.”</w:t>
            </w:r>
          </w:p>
          <w:p w14:paraId="5E7721E1" w14:textId="77777777" w:rsidR="008D4F2E" w:rsidRDefault="00000000">
            <w:pPr>
              <w:spacing w:before="40" w:after="40"/>
              <w:jc w:val="both"/>
              <w:rPr>
                <w:rFonts w:ascii="Arial" w:eastAsia="Arial" w:hAnsi="Arial" w:cs="Arial"/>
                <w:i/>
                <w:iCs/>
                <w:sz w:val="18"/>
                <w:szCs w:val="18"/>
              </w:rPr>
            </w:pPr>
            <w:r>
              <w:rPr>
                <w:rFonts w:ascii="Arial" w:eastAsia="Arial" w:hAnsi="Arial" w:cs="Arial"/>
                <w:i/>
                <w:iCs/>
                <w:sz w:val="18"/>
                <w:szCs w:val="18"/>
              </w:rPr>
              <w:t>• “This video contains commercial promotion carried out by the authorized operator BetWarrior.”</w:t>
            </w:r>
          </w:p>
          <w:p w14:paraId="1B5BB013" w14:textId="77777777" w:rsidR="008D4F2E" w:rsidRDefault="00000000">
            <w:pPr>
              <w:spacing w:before="40" w:after="40"/>
              <w:jc w:val="both"/>
              <w:rPr>
                <w:rFonts w:ascii="Arial" w:eastAsia="Arial" w:hAnsi="Arial" w:cs="Arial"/>
                <w:i/>
                <w:iCs/>
                <w:sz w:val="18"/>
                <w:szCs w:val="18"/>
              </w:rPr>
            </w:pPr>
            <w:r>
              <w:rPr>
                <w:rFonts w:ascii="Arial" w:eastAsia="Arial" w:hAnsi="Arial" w:cs="Arial"/>
                <w:i/>
                <w:iCs/>
                <w:sz w:val="18"/>
                <w:szCs w:val="18"/>
              </w:rPr>
              <w:t>• “#publi #ad – content intended for persons over 18 years of age.”</w:t>
            </w:r>
          </w:p>
          <w:p w14:paraId="277E7BA1" w14:textId="77777777" w:rsidR="008D4F2E" w:rsidRDefault="00000000">
            <w:pPr>
              <w:spacing w:before="40" w:after="40"/>
              <w:jc w:val="both"/>
              <w:rPr>
                <w:rFonts w:ascii="Arial" w:eastAsia="Arial" w:hAnsi="Arial" w:cs="Arial"/>
                <w:i/>
                <w:iCs/>
                <w:sz w:val="18"/>
                <w:szCs w:val="18"/>
              </w:rPr>
            </w:pPr>
            <w:r>
              <w:rPr>
                <w:rFonts w:ascii="Arial" w:eastAsia="Arial" w:hAnsi="Arial" w:cs="Arial"/>
                <w:i/>
                <w:iCs/>
                <w:sz w:val="18"/>
                <w:szCs w:val="18"/>
              </w:rPr>
              <w:t>• “Bet only if you are over 18 years old and do so responsibly.”</w:t>
            </w:r>
          </w:p>
        </w:tc>
      </w:tr>
      <w:tr w:rsidR="008D4F2E" w14:paraId="482AE78F" w14:textId="77777777">
        <w:trPr>
          <w:jc w:val="center"/>
        </w:trPr>
        <w:tc>
          <w:tcPr>
            <w:tcW w:w="4675" w:type="dxa"/>
          </w:tcPr>
          <w:p w14:paraId="1C96AF21" w14:textId="77777777" w:rsidR="008D4F2E" w:rsidRPr="00ED60DD" w:rsidRDefault="00000000">
            <w:pPr>
              <w:spacing w:before="40" w:after="40"/>
              <w:jc w:val="both"/>
              <w:rPr>
                <w:rFonts w:ascii="Arial" w:eastAsia="Arial" w:hAnsi="Arial" w:cs="Arial"/>
                <w:i/>
                <w:iCs/>
                <w:sz w:val="18"/>
                <w:szCs w:val="18"/>
                <w:lang w:val="es-AR"/>
              </w:rPr>
            </w:pPr>
            <w:r>
              <w:rPr>
                <w:rFonts w:ascii="Arial" w:eastAsia="Arial" w:hAnsi="Arial" w:cs="Arial"/>
                <w:i/>
                <w:iCs/>
                <w:sz w:val="18"/>
                <w:szCs w:val="18"/>
              </w:rPr>
              <w:t xml:space="preserve"> </w:t>
            </w:r>
            <w:r w:rsidRPr="00ED60DD">
              <w:rPr>
                <w:rFonts w:ascii="Arial" w:eastAsia="Arial" w:hAnsi="Arial" w:cs="Arial"/>
                <w:i/>
                <w:iCs/>
                <w:sz w:val="18"/>
                <w:szCs w:val="18"/>
                <w:lang w:val="es-AR"/>
              </w:rPr>
              <w:t>5. Frases Relacionadas a Odds (Sem Incentivos)</w:t>
            </w:r>
          </w:p>
          <w:p w14:paraId="5BC94F77" w14:textId="77777777" w:rsidR="008D4F2E" w:rsidRPr="00ED60DD" w:rsidRDefault="00000000">
            <w:pPr>
              <w:spacing w:before="40" w:after="40"/>
              <w:jc w:val="both"/>
              <w:rPr>
                <w:rFonts w:ascii="Arial" w:eastAsia="Arial" w:hAnsi="Arial" w:cs="Arial"/>
                <w:i/>
                <w:iCs/>
                <w:sz w:val="18"/>
                <w:szCs w:val="18"/>
                <w:lang w:val="es-AR"/>
              </w:rPr>
            </w:pPr>
            <w:r w:rsidRPr="00ED60DD">
              <w:rPr>
                <w:rFonts w:ascii="Arial" w:eastAsia="Arial" w:hAnsi="Arial" w:cs="Arial"/>
                <w:i/>
                <w:iCs/>
                <w:sz w:val="18"/>
                <w:szCs w:val="18"/>
                <w:lang w:val="es-AR"/>
              </w:rPr>
              <w:t>• “Confira as odds atualizadas em nosso site.”</w:t>
            </w:r>
          </w:p>
          <w:p w14:paraId="54FA7733" w14:textId="77777777" w:rsidR="008D4F2E" w:rsidRPr="00ED60DD" w:rsidRDefault="00000000">
            <w:pPr>
              <w:spacing w:before="40" w:after="40"/>
              <w:jc w:val="both"/>
              <w:rPr>
                <w:rFonts w:ascii="Arial" w:eastAsia="Arial" w:hAnsi="Arial" w:cs="Arial"/>
                <w:i/>
                <w:iCs/>
                <w:sz w:val="18"/>
                <w:szCs w:val="18"/>
                <w:lang w:val="es-AR"/>
              </w:rPr>
            </w:pPr>
            <w:r w:rsidRPr="00ED60DD">
              <w:rPr>
                <w:rFonts w:ascii="Arial" w:eastAsia="Arial" w:hAnsi="Arial" w:cs="Arial"/>
                <w:i/>
                <w:iCs/>
                <w:sz w:val="18"/>
                <w:szCs w:val="18"/>
                <w:lang w:val="es-AR"/>
              </w:rPr>
              <w:t>• “As odds podem variar de acordo com o andamento do jogo.”</w:t>
            </w:r>
          </w:p>
          <w:p w14:paraId="27BBB9BE" w14:textId="77777777" w:rsidR="008D4F2E" w:rsidRDefault="00000000">
            <w:pPr>
              <w:spacing w:before="40" w:after="40"/>
              <w:jc w:val="both"/>
              <w:rPr>
                <w:rFonts w:ascii="Arial" w:eastAsia="Arial" w:hAnsi="Arial" w:cs="Arial"/>
                <w:i/>
                <w:iCs/>
                <w:sz w:val="18"/>
                <w:szCs w:val="18"/>
              </w:rPr>
            </w:pPr>
            <w:r>
              <w:rPr>
                <w:rFonts w:ascii="Arial" w:eastAsia="Arial" w:hAnsi="Arial" w:cs="Arial"/>
                <w:i/>
                <w:iCs/>
                <w:sz w:val="18"/>
                <w:szCs w:val="18"/>
              </w:rPr>
              <w:t>• “Oferecemos odds turbinadas aqui.”•</w:t>
            </w:r>
          </w:p>
        </w:tc>
        <w:tc>
          <w:tcPr>
            <w:tcW w:w="4675" w:type="dxa"/>
          </w:tcPr>
          <w:p w14:paraId="67D17C2C" w14:textId="77777777" w:rsidR="008D4F2E" w:rsidRDefault="00000000">
            <w:pPr>
              <w:spacing w:before="40" w:after="40"/>
              <w:jc w:val="both"/>
              <w:rPr>
                <w:rFonts w:ascii="Arial" w:eastAsia="Arial" w:hAnsi="Arial" w:cs="Arial"/>
                <w:i/>
                <w:iCs/>
                <w:sz w:val="18"/>
                <w:szCs w:val="18"/>
              </w:rPr>
            </w:pPr>
            <w:r>
              <w:rPr>
                <w:rFonts w:ascii="Arial" w:eastAsia="Arial" w:hAnsi="Arial" w:cs="Arial"/>
                <w:i/>
                <w:iCs/>
                <w:sz w:val="18"/>
                <w:szCs w:val="18"/>
              </w:rPr>
              <w:t>5. Odds (no incentives)</w:t>
            </w:r>
          </w:p>
          <w:p w14:paraId="6A958F21" w14:textId="77777777" w:rsidR="008D4F2E" w:rsidRDefault="00000000">
            <w:pPr>
              <w:spacing w:before="40" w:after="40"/>
              <w:jc w:val="both"/>
              <w:rPr>
                <w:rFonts w:ascii="Arial" w:eastAsia="Arial" w:hAnsi="Arial" w:cs="Arial"/>
                <w:i/>
                <w:iCs/>
                <w:sz w:val="18"/>
                <w:szCs w:val="18"/>
              </w:rPr>
            </w:pPr>
            <w:r>
              <w:rPr>
                <w:rFonts w:ascii="Arial" w:eastAsia="Arial" w:hAnsi="Arial" w:cs="Arial"/>
                <w:i/>
                <w:iCs/>
                <w:sz w:val="18"/>
                <w:szCs w:val="18"/>
              </w:rPr>
              <w:t>• “Check the updated odds on our website.”</w:t>
            </w:r>
          </w:p>
          <w:p w14:paraId="06A0DB74" w14:textId="77777777" w:rsidR="008D4F2E" w:rsidRDefault="00000000">
            <w:pPr>
              <w:spacing w:before="40" w:after="40"/>
              <w:jc w:val="both"/>
              <w:rPr>
                <w:rFonts w:ascii="Arial" w:eastAsia="Arial" w:hAnsi="Arial" w:cs="Arial"/>
                <w:i/>
                <w:iCs/>
                <w:sz w:val="18"/>
                <w:szCs w:val="18"/>
              </w:rPr>
            </w:pPr>
            <w:r>
              <w:rPr>
                <w:rFonts w:ascii="Arial" w:eastAsia="Arial" w:hAnsi="Arial" w:cs="Arial"/>
                <w:i/>
                <w:iCs/>
                <w:sz w:val="18"/>
                <w:szCs w:val="18"/>
              </w:rPr>
              <w:t>• “Odds may vary according to the progress of the game.”</w:t>
            </w:r>
          </w:p>
          <w:p w14:paraId="640FAB48" w14:textId="77777777" w:rsidR="008D4F2E" w:rsidRDefault="00000000">
            <w:pPr>
              <w:spacing w:before="40" w:after="40"/>
              <w:jc w:val="both"/>
              <w:rPr>
                <w:rFonts w:ascii="Arial" w:eastAsia="Arial" w:hAnsi="Arial" w:cs="Arial"/>
                <w:i/>
                <w:iCs/>
                <w:sz w:val="18"/>
                <w:szCs w:val="18"/>
              </w:rPr>
            </w:pPr>
            <w:r>
              <w:rPr>
                <w:rFonts w:ascii="Arial" w:eastAsia="Arial" w:hAnsi="Arial" w:cs="Arial"/>
                <w:i/>
                <w:iCs/>
                <w:sz w:val="18"/>
                <w:szCs w:val="18"/>
              </w:rPr>
              <w:t>• “We offer boosted odds here.”</w:t>
            </w:r>
          </w:p>
        </w:tc>
      </w:tr>
      <w:tr w:rsidR="008D4F2E" w14:paraId="1D002588" w14:textId="77777777">
        <w:trPr>
          <w:jc w:val="center"/>
        </w:trPr>
        <w:tc>
          <w:tcPr>
            <w:tcW w:w="4675" w:type="dxa"/>
          </w:tcPr>
          <w:p w14:paraId="31024333" w14:textId="77777777" w:rsidR="008D4F2E" w:rsidRPr="00ED60DD" w:rsidRDefault="00000000">
            <w:pPr>
              <w:spacing w:before="80" w:after="20"/>
              <w:jc w:val="both"/>
              <w:rPr>
                <w:rFonts w:ascii="Arial" w:eastAsia="Arial" w:hAnsi="Arial" w:cs="Arial"/>
                <w:sz w:val="18"/>
                <w:szCs w:val="18"/>
                <w:lang w:val="es-AR"/>
              </w:rPr>
            </w:pPr>
            <w:r w:rsidRPr="00ED60DD">
              <w:rPr>
                <w:rFonts w:ascii="Arial" w:eastAsia="Arial" w:hAnsi="Arial" w:cs="Arial"/>
                <w:b/>
                <w:bCs/>
                <w:color w:val="2E5496"/>
                <w:sz w:val="18"/>
                <w:szCs w:val="18"/>
                <w:lang w:val="es-AR"/>
              </w:rPr>
              <w:t>FRASES PROIBIDAS (em não conformidade)</w:t>
            </w:r>
          </w:p>
        </w:tc>
        <w:tc>
          <w:tcPr>
            <w:tcW w:w="4675" w:type="dxa"/>
          </w:tcPr>
          <w:p w14:paraId="3ED8C4BC"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PROHIBITED PHRASES (non-compliant)</w:t>
            </w:r>
          </w:p>
        </w:tc>
      </w:tr>
      <w:tr w:rsidR="008D4F2E" w14:paraId="324CE840" w14:textId="77777777">
        <w:trPr>
          <w:jc w:val="center"/>
        </w:trPr>
        <w:tc>
          <w:tcPr>
            <w:tcW w:w="4675" w:type="dxa"/>
          </w:tcPr>
          <w:p w14:paraId="29ACA5F4"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xml:space="preserve">1. Sugestão de Lucro Fácil ou Garantido </w:t>
            </w:r>
          </w:p>
          <w:p w14:paraId="5F67496C"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“Aposte e ganhe dinheiro fácil.”</w:t>
            </w:r>
          </w:p>
          <w:p w14:paraId="18788E87"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“Garanta seu lucro!”</w:t>
            </w:r>
          </w:p>
          <w:p w14:paraId="64007FCC"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“Você certamente vai ganhar.”</w:t>
            </w:r>
          </w:p>
          <w:p w14:paraId="02339C24"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“Basta apostar assim e você ganhará.”</w:t>
            </w:r>
          </w:p>
          <w:p w14:paraId="10F9BB31"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“Método de lucro infalível.”</w:t>
            </w:r>
          </w:p>
          <w:p w14:paraId="578EFD6D"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“Deposite e Ganhe.” (Referências a depósito são proibidas)</w:t>
            </w:r>
          </w:p>
          <w:p w14:paraId="239D190A" w14:textId="77777777" w:rsidR="008D4F2E" w:rsidRPr="00ED60DD" w:rsidRDefault="008D4F2E">
            <w:pPr>
              <w:jc w:val="both"/>
              <w:rPr>
                <w:rFonts w:ascii="Arial" w:eastAsia="Arial" w:hAnsi="Arial" w:cs="Arial"/>
                <w:sz w:val="18"/>
                <w:szCs w:val="18"/>
                <w:lang w:val="es-AR"/>
              </w:rPr>
            </w:pPr>
          </w:p>
        </w:tc>
        <w:tc>
          <w:tcPr>
            <w:tcW w:w="4675" w:type="dxa"/>
          </w:tcPr>
          <w:p w14:paraId="5CD65153" w14:textId="77777777" w:rsidR="008D4F2E" w:rsidRDefault="00000000">
            <w:pPr>
              <w:jc w:val="both"/>
              <w:rPr>
                <w:rFonts w:ascii="Arial" w:eastAsia="Arial" w:hAnsi="Arial" w:cs="Arial"/>
                <w:sz w:val="18"/>
                <w:szCs w:val="18"/>
              </w:rPr>
            </w:pPr>
            <w:r>
              <w:rPr>
                <w:rFonts w:ascii="Arial" w:eastAsia="Arial" w:hAnsi="Arial" w:cs="Arial"/>
                <w:sz w:val="18"/>
                <w:szCs w:val="18"/>
              </w:rPr>
              <w:t>1. Suggestion of Easy or Guaranteed Profit</w:t>
            </w:r>
          </w:p>
          <w:p w14:paraId="24FABBF0" w14:textId="77777777" w:rsidR="008D4F2E" w:rsidRDefault="00000000">
            <w:pPr>
              <w:jc w:val="both"/>
              <w:rPr>
                <w:rFonts w:ascii="Arial" w:eastAsia="Arial" w:hAnsi="Arial" w:cs="Arial"/>
                <w:sz w:val="18"/>
                <w:szCs w:val="18"/>
              </w:rPr>
            </w:pPr>
            <w:r>
              <w:rPr>
                <w:rFonts w:ascii="Arial" w:eastAsia="Arial" w:hAnsi="Arial" w:cs="Arial"/>
                <w:sz w:val="18"/>
                <w:szCs w:val="18"/>
              </w:rPr>
              <w:t>• “Bet and make easy money.”</w:t>
            </w:r>
          </w:p>
          <w:p w14:paraId="4208B769" w14:textId="77777777" w:rsidR="008D4F2E" w:rsidRDefault="00000000">
            <w:pPr>
              <w:jc w:val="both"/>
              <w:rPr>
                <w:rFonts w:ascii="Arial" w:eastAsia="Arial" w:hAnsi="Arial" w:cs="Arial"/>
                <w:sz w:val="18"/>
                <w:szCs w:val="18"/>
              </w:rPr>
            </w:pPr>
            <w:r>
              <w:rPr>
                <w:rFonts w:ascii="Arial" w:eastAsia="Arial" w:hAnsi="Arial" w:cs="Arial"/>
                <w:sz w:val="18"/>
                <w:szCs w:val="18"/>
              </w:rPr>
              <w:t>• “Guarantee your profit!”</w:t>
            </w:r>
          </w:p>
          <w:p w14:paraId="63710D16" w14:textId="77777777" w:rsidR="008D4F2E" w:rsidRDefault="00000000">
            <w:pPr>
              <w:jc w:val="both"/>
              <w:rPr>
                <w:rFonts w:ascii="Arial" w:eastAsia="Arial" w:hAnsi="Arial" w:cs="Arial"/>
                <w:sz w:val="18"/>
                <w:szCs w:val="18"/>
              </w:rPr>
            </w:pPr>
            <w:r>
              <w:rPr>
                <w:rFonts w:ascii="Arial" w:eastAsia="Arial" w:hAnsi="Arial" w:cs="Arial"/>
                <w:sz w:val="18"/>
                <w:szCs w:val="18"/>
              </w:rPr>
              <w:t>• “You will certainly win.”</w:t>
            </w:r>
          </w:p>
          <w:p w14:paraId="030FEBF3" w14:textId="77777777" w:rsidR="008D4F2E" w:rsidRDefault="00000000">
            <w:pPr>
              <w:jc w:val="both"/>
              <w:rPr>
                <w:rFonts w:ascii="Arial" w:eastAsia="Arial" w:hAnsi="Arial" w:cs="Arial"/>
                <w:sz w:val="18"/>
                <w:szCs w:val="18"/>
              </w:rPr>
            </w:pPr>
            <w:r>
              <w:rPr>
                <w:rFonts w:ascii="Arial" w:eastAsia="Arial" w:hAnsi="Arial" w:cs="Arial"/>
                <w:sz w:val="18"/>
                <w:szCs w:val="18"/>
              </w:rPr>
              <w:t>• “Just bet like this and you will win.”</w:t>
            </w:r>
          </w:p>
          <w:p w14:paraId="14DB6C6C" w14:textId="77777777" w:rsidR="008D4F2E" w:rsidRDefault="00000000">
            <w:pPr>
              <w:jc w:val="both"/>
              <w:rPr>
                <w:rFonts w:ascii="Arial" w:eastAsia="Arial" w:hAnsi="Arial" w:cs="Arial"/>
                <w:sz w:val="18"/>
                <w:szCs w:val="18"/>
              </w:rPr>
            </w:pPr>
            <w:r>
              <w:rPr>
                <w:rFonts w:ascii="Arial" w:eastAsia="Arial" w:hAnsi="Arial" w:cs="Arial"/>
                <w:sz w:val="18"/>
                <w:szCs w:val="18"/>
              </w:rPr>
              <w:t>• “Infallible profit method.”</w:t>
            </w:r>
          </w:p>
          <w:p w14:paraId="40DB25FB" w14:textId="77777777" w:rsidR="008D4F2E" w:rsidRDefault="00000000">
            <w:pPr>
              <w:jc w:val="both"/>
              <w:rPr>
                <w:rFonts w:ascii="Arial" w:eastAsia="Arial" w:hAnsi="Arial" w:cs="Arial"/>
                <w:sz w:val="18"/>
                <w:szCs w:val="18"/>
              </w:rPr>
            </w:pPr>
            <w:r>
              <w:rPr>
                <w:rFonts w:ascii="Arial" w:eastAsia="Arial" w:hAnsi="Arial" w:cs="Arial"/>
                <w:sz w:val="18"/>
                <w:szCs w:val="18"/>
              </w:rPr>
              <w:t>• “Deposit and Win.” Deposit references are prohibited.</w:t>
            </w:r>
          </w:p>
        </w:tc>
      </w:tr>
      <w:tr w:rsidR="008D4F2E" w14:paraId="5A0D24FF" w14:textId="77777777">
        <w:trPr>
          <w:jc w:val="center"/>
        </w:trPr>
        <w:tc>
          <w:tcPr>
            <w:tcW w:w="4675" w:type="dxa"/>
          </w:tcPr>
          <w:p w14:paraId="4B769F77"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2. Vinculação de Apostas a Sucesso Pessoal</w:t>
            </w:r>
          </w:p>
          <w:p w14:paraId="20D06542"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“Quem aposta aqui sempre tem sucesso.”</w:t>
            </w:r>
          </w:p>
          <w:p w14:paraId="75C96453"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“Aposte como os vencedores!”</w:t>
            </w:r>
          </w:p>
          <w:p w14:paraId="4A1AABB4"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“Isso vai mudar sua vida financeira.”</w:t>
            </w:r>
          </w:p>
          <w:p w14:paraId="7C39F36D"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“Aposte para melhorar sua situação financeira.”</w:t>
            </w:r>
          </w:p>
        </w:tc>
        <w:tc>
          <w:tcPr>
            <w:tcW w:w="4675" w:type="dxa"/>
          </w:tcPr>
          <w:p w14:paraId="563C9109" w14:textId="77777777" w:rsidR="008D4F2E" w:rsidRDefault="00000000">
            <w:pPr>
              <w:jc w:val="both"/>
              <w:rPr>
                <w:rFonts w:ascii="Arial" w:eastAsia="Arial" w:hAnsi="Arial" w:cs="Arial"/>
                <w:sz w:val="18"/>
                <w:szCs w:val="18"/>
              </w:rPr>
            </w:pPr>
            <w:r>
              <w:rPr>
                <w:rFonts w:ascii="Arial" w:eastAsia="Arial" w:hAnsi="Arial" w:cs="Arial"/>
                <w:sz w:val="18"/>
                <w:szCs w:val="18"/>
              </w:rPr>
              <w:t>2. Linking Betting to Personal Success</w:t>
            </w:r>
          </w:p>
          <w:p w14:paraId="6C94EA99" w14:textId="77777777" w:rsidR="008D4F2E" w:rsidRDefault="00000000">
            <w:pPr>
              <w:jc w:val="both"/>
              <w:rPr>
                <w:rFonts w:ascii="Arial" w:eastAsia="Arial" w:hAnsi="Arial" w:cs="Arial"/>
                <w:sz w:val="18"/>
                <w:szCs w:val="18"/>
              </w:rPr>
            </w:pPr>
            <w:r>
              <w:rPr>
                <w:rFonts w:ascii="Arial" w:eastAsia="Arial" w:hAnsi="Arial" w:cs="Arial"/>
                <w:sz w:val="18"/>
                <w:szCs w:val="18"/>
              </w:rPr>
              <w:t>• “Those who bet here are always successful.”</w:t>
            </w:r>
          </w:p>
          <w:p w14:paraId="27F8D1BD" w14:textId="77777777" w:rsidR="008D4F2E" w:rsidRDefault="00000000">
            <w:pPr>
              <w:jc w:val="both"/>
              <w:rPr>
                <w:rFonts w:ascii="Arial" w:eastAsia="Arial" w:hAnsi="Arial" w:cs="Arial"/>
                <w:sz w:val="18"/>
                <w:szCs w:val="18"/>
              </w:rPr>
            </w:pPr>
            <w:r>
              <w:rPr>
                <w:rFonts w:ascii="Arial" w:eastAsia="Arial" w:hAnsi="Arial" w:cs="Arial"/>
                <w:sz w:val="18"/>
                <w:szCs w:val="18"/>
              </w:rPr>
              <w:t>• “Bet like the winners!”</w:t>
            </w:r>
          </w:p>
          <w:p w14:paraId="0F9317B4" w14:textId="77777777" w:rsidR="008D4F2E" w:rsidRDefault="00000000">
            <w:pPr>
              <w:jc w:val="both"/>
              <w:rPr>
                <w:rFonts w:ascii="Arial" w:eastAsia="Arial" w:hAnsi="Arial" w:cs="Arial"/>
                <w:sz w:val="18"/>
                <w:szCs w:val="18"/>
              </w:rPr>
            </w:pPr>
            <w:r>
              <w:rPr>
                <w:rFonts w:ascii="Arial" w:eastAsia="Arial" w:hAnsi="Arial" w:cs="Arial"/>
                <w:sz w:val="18"/>
                <w:szCs w:val="18"/>
              </w:rPr>
              <w:t>• “This will change your financial life.”</w:t>
            </w:r>
          </w:p>
          <w:p w14:paraId="19011847" w14:textId="77777777" w:rsidR="008D4F2E" w:rsidRDefault="00000000">
            <w:pPr>
              <w:jc w:val="both"/>
              <w:rPr>
                <w:rFonts w:ascii="Arial" w:eastAsia="Arial" w:hAnsi="Arial" w:cs="Arial"/>
                <w:sz w:val="18"/>
                <w:szCs w:val="18"/>
              </w:rPr>
            </w:pPr>
            <w:r>
              <w:rPr>
                <w:rFonts w:ascii="Arial" w:eastAsia="Arial" w:hAnsi="Arial" w:cs="Arial"/>
                <w:sz w:val="18"/>
                <w:szCs w:val="18"/>
              </w:rPr>
              <w:t>• “Bet to improve your financial situation.”</w:t>
            </w:r>
          </w:p>
        </w:tc>
      </w:tr>
      <w:tr w:rsidR="008D4F2E" w14:paraId="6E637FC6" w14:textId="77777777">
        <w:trPr>
          <w:jc w:val="center"/>
        </w:trPr>
        <w:tc>
          <w:tcPr>
            <w:tcW w:w="4675" w:type="dxa"/>
          </w:tcPr>
          <w:p w14:paraId="4551363C"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3. Menção à Recuperação de Perdas</w:t>
            </w:r>
          </w:p>
          <w:p w14:paraId="579A6F57"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“Recupere suas perdas.”</w:t>
            </w:r>
          </w:p>
          <w:p w14:paraId="5AAE4AC0"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“Devolvemos metade das suas perdas.”</w:t>
            </w:r>
          </w:p>
          <w:p w14:paraId="6B768209"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“Aqui você nunca perde tudo.”</w:t>
            </w:r>
          </w:p>
          <w:p w14:paraId="3C678EC0" w14:textId="77777777" w:rsidR="008D4F2E" w:rsidRDefault="00000000">
            <w:pPr>
              <w:jc w:val="both"/>
              <w:rPr>
                <w:rFonts w:ascii="Arial" w:eastAsia="Arial" w:hAnsi="Arial" w:cs="Arial"/>
                <w:sz w:val="18"/>
                <w:szCs w:val="18"/>
              </w:rPr>
            </w:pPr>
            <w:r>
              <w:rPr>
                <w:rFonts w:ascii="Arial" w:eastAsia="Arial" w:hAnsi="Arial" w:cs="Arial"/>
                <w:sz w:val="18"/>
                <w:szCs w:val="18"/>
              </w:rPr>
              <w:t>• “Perdeu? A gente devolve!”</w:t>
            </w:r>
          </w:p>
        </w:tc>
        <w:tc>
          <w:tcPr>
            <w:tcW w:w="4675" w:type="dxa"/>
          </w:tcPr>
          <w:p w14:paraId="6BDC42C6" w14:textId="77777777" w:rsidR="008D4F2E" w:rsidRDefault="00000000">
            <w:pPr>
              <w:jc w:val="both"/>
              <w:rPr>
                <w:rFonts w:ascii="Arial" w:eastAsia="Arial" w:hAnsi="Arial" w:cs="Arial"/>
                <w:sz w:val="18"/>
                <w:szCs w:val="18"/>
              </w:rPr>
            </w:pPr>
            <w:r>
              <w:rPr>
                <w:rFonts w:ascii="Arial" w:eastAsia="Arial" w:hAnsi="Arial" w:cs="Arial"/>
                <w:sz w:val="18"/>
                <w:szCs w:val="18"/>
              </w:rPr>
              <w:t>3. Mention of Recovery of Losses</w:t>
            </w:r>
          </w:p>
          <w:p w14:paraId="7BFA9CC3" w14:textId="77777777" w:rsidR="008D4F2E" w:rsidRDefault="00000000">
            <w:pPr>
              <w:jc w:val="both"/>
              <w:rPr>
                <w:rFonts w:ascii="Arial" w:eastAsia="Arial" w:hAnsi="Arial" w:cs="Arial"/>
                <w:sz w:val="18"/>
                <w:szCs w:val="18"/>
              </w:rPr>
            </w:pPr>
            <w:r>
              <w:rPr>
                <w:rFonts w:ascii="Arial" w:eastAsia="Arial" w:hAnsi="Arial" w:cs="Arial"/>
                <w:sz w:val="18"/>
                <w:szCs w:val="18"/>
              </w:rPr>
              <w:t>• “Recover your losses.”</w:t>
            </w:r>
          </w:p>
          <w:p w14:paraId="585CE856" w14:textId="77777777" w:rsidR="008D4F2E" w:rsidRDefault="00000000">
            <w:pPr>
              <w:jc w:val="both"/>
              <w:rPr>
                <w:rFonts w:ascii="Arial" w:eastAsia="Arial" w:hAnsi="Arial" w:cs="Arial"/>
                <w:sz w:val="18"/>
                <w:szCs w:val="18"/>
              </w:rPr>
            </w:pPr>
            <w:r>
              <w:rPr>
                <w:rFonts w:ascii="Arial" w:eastAsia="Arial" w:hAnsi="Arial" w:cs="Arial"/>
                <w:sz w:val="18"/>
                <w:szCs w:val="18"/>
              </w:rPr>
              <w:t>• “We return half of your losses.”</w:t>
            </w:r>
          </w:p>
          <w:p w14:paraId="7F4A230D" w14:textId="77777777" w:rsidR="008D4F2E" w:rsidRDefault="00000000">
            <w:pPr>
              <w:jc w:val="both"/>
              <w:rPr>
                <w:rFonts w:ascii="Arial" w:eastAsia="Arial" w:hAnsi="Arial" w:cs="Arial"/>
                <w:sz w:val="18"/>
                <w:szCs w:val="18"/>
              </w:rPr>
            </w:pPr>
            <w:r>
              <w:rPr>
                <w:rFonts w:ascii="Arial" w:eastAsia="Arial" w:hAnsi="Arial" w:cs="Arial"/>
                <w:sz w:val="18"/>
                <w:szCs w:val="18"/>
              </w:rPr>
              <w:t>• “Here you never lose everything.”</w:t>
            </w:r>
          </w:p>
          <w:p w14:paraId="5A2F9492" w14:textId="77777777" w:rsidR="008D4F2E" w:rsidRDefault="00000000">
            <w:pPr>
              <w:jc w:val="both"/>
              <w:rPr>
                <w:rFonts w:ascii="Arial" w:eastAsia="Arial" w:hAnsi="Arial" w:cs="Arial"/>
                <w:sz w:val="18"/>
                <w:szCs w:val="18"/>
              </w:rPr>
            </w:pPr>
            <w:r>
              <w:rPr>
                <w:rFonts w:ascii="Arial" w:eastAsia="Arial" w:hAnsi="Arial" w:cs="Arial"/>
                <w:sz w:val="18"/>
                <w:szCs w:val="18"/>
              </w:rPr>
              <w:t>• “Lost? We give it back!”</w:t>
            </w:r>
          </w:p>
        </w:tc>
      </w:tr>
      <w:tr w:rsidR="008D4F2E" w14:paraId="6BB9AC8D" w14:textId="77777777">
        <w:trPr>
          <w:jc w:val="center"/>
        </w:trPr>
        <w:tc>
          <w:tcPr>
            <w:tcW w:w="4675" w:type="dxa"/>
          </w:tcPr>
          <w:p w14:paraId="7A29CDDB"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4. Vinculação de Benefícios a Depósitos</w:t>
            </w:r>
          </w:p>
          <w:p w14:paraId="30CB3F60"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“Ganhe bônus no seu primeiro depósito!”</w:t>
            </w:r>
          </w:p>
          <w:p w14:paraId="004B0040"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“Deposite R$ 50 e receba R$ 50.”</w:t>
            </w:r>
          </w:p>
          <w:p w14:paraId="58553778"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“Bônus sobre seu depósito.”</w:t>
            </w:r>
          </w:p>
          <w:p w14:paraId="583DD47B"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“Promoção válida no seu primeiro depósito.”</w:t>
            </w:r>
          </w:p>
          <w:p w14:paraId="570D4B66"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(Promoções nunca podem ser vinculadas a depósitos.)</w:t>
            </w:r>
          </w:p>
        </w:tc>
        <w:tc>
          <w:tcPr>
            <w:tcW w:w="4675" w:type="dxa"/>
          </w:tcPr>
          <w:p w14:paraId="3412644B" w14:textId="77777777" w:rsidR="008D4F2E" w:rsidRDefault="00000000">
            <w:pPr>
              <w:jc w:val="both"/>
              <w:rPr>
                <w:rFonts w:ascii="Arial" w:eastAsia="Arial" w:hAnsi="Arial" w:cs="Arial"/>
                <w:sz w:val="18"/>
                <w:szCs w:val="18"/>
              </w:rPr>
            </w:pPr>
            <w:r>
              <w:rPr>
                <w:rFonts w:ascii="Arial" w:eastAsia="Arial" w:hAnsi="Arial" w:cs="Arial"/>
                <w:sz w:val="18"/>
                <w:szCs w:val="18"/>
              </w:rPr>
              <w:t>4. Linking Benefits to Deposits</w:t>
            </w:r>
          </w:p>
          <w:p w14:paraId="409E5BBA" w14:textId="77777777" w:rsidR="008D4F2E" w:rsidRDefault="00000000">
            <w:pPr>
              <w:jc w:val="both"/>
              <w:rPr>
                <w:rFonts w:ascii="Arial" w:eastAsia="Arial" w:hAnsi="Arial" w:cs="Arial"/>
                <w:sz w:val="18"/>
                <w:szCs w:val="18"/>
              </w:rPr>
            </w:pPr>
            <w:r>
              <w:rPr>
                <w:rFonts w:ascii="Arial" w:eastAsia="Arial" w:hAnsi="Arial" w:cs="Arial"/>
                <w:sz w:val="18"/>
                <w:szCs w:val="18"/>
              </w:rPr>
              <w:t>• “Win a bonus on your first deposit!”</w:t>
            </w:r>
          </w:p>
          <w:p w14:paraId="1631B72E" w14:textId="77777777" w:rsidR="008D4F2E" w:rsidRDefault="00000000">
            <w:pPr>
              <w:jc w:val="both"/>
              <w:rPr>
                <w:rFonts w:ascii="Arial" w:eastAsia="Arial" w:hAnsi="Arial" w:cs="Arial"/>
                <w:sz w:val="18"/>
                <w:szCs w:val="18"/>
              </w:rPr>
            </w:pPr>
            <w:r>
              <w:rPr>
                <w:rFonts w:ascii="Arial" w:eastAsia="Arial" w:hAnsi="Arial" w:cs="Arial"/>
                <w:sz w:val="18"/>
                <w:szCs w:val="18"/>
              </w:rPr>
              <w:t>• “Deposit R$ 50 and receive R$ 50.”</w:t>
            </w:r>
          </w:p>
          <w:p w14:paraId="0C4D1391" w14:textId="77777777" w:rsidR="008D4F2E" w:rsidRDefault="00000000">
            <w:pPr>
              <w:jc w:val="both"/>
              <w:rPr>
                <w:rFonts w:ascii="Arial" w:eastAsia="Arial" w:hAnsi="Arial" w:cs="Arial"/>
                <w:sz w:val="18"/>
                <w:szCs w:val="18"/>
              </w:rPr>
            </w:pPr>
            <w:r>
              <w:rPr>
                <w:rFonts w:ascii="Arial" w:eastAsia="Arial" w:hAnsi="Arial" w:cs="Arial"/>
                <w:sz w:val="18"/>
                <w:szCs w:val="18"/>
              </w:rPr>
              <w:t>• “Bonus on your deposit.”</w:t>
            </w:r>
          </w:p>
          <w:p w14:paraId="03F44977" w14:textId="77777777" w:rsidR="008D4F2E" w:rsidRDefault="00000000">
            <w:pPr>
              <w:jc w:val="both"/>
              <w:rPr>
                <w:rFonts w:ascii="Arial" w:eastAsia="Arial" w:hAnsi="Arial" w:cs="Arial"/>
                <w:sz w:val="18"/>
                <w:szCs w:val="18"/>
              </w:rPr>
            </w:pPr>
            <w:r>
              <w:rPr>
                <w:rFonts w:ascii="Arial" w:eastAsia="Arial" w:hAnsi="Arial" w:cs="Arial"/>
                <w:sz w:val="18"/>
                <w:szCs w:val="18"/>
              </w:rPr>
              <w:t>• “Promotion valid on your first deposit.”</w:t>
            </w:r>
          </w:p>
          <w:p w14:paraId="4DB31F04" w14:textId="77777777" w:rsidR="008D4F2E" w:rsidRDefault="00000000">
            <w:pPr>
              <w:jc w:val="both"/>
              <w:rPr>
                <w:rFonts w:ascii="Arial" w:eastAsia="Arial" w:hAnsi="Arial" w:cs="Arial"/>
                <w:sz w:val="18"/>
                <w:szCs w:val="18"/>
              </w:rPr>
            </w:pPr>
            <w:r>
              <w:rPr>
                <w:rFonts w:ascii="Arial" w:eastAsia="Arial" w:hAnsi="Arial" w:cs="Arial"/>
                <w:sz w:val="18"/>
                <w:szCs w:val="18"/>
              </w:rPr>
              <w:t>Promotions may never be linked to deposits.</w:t>
            </w:r>
          </w:p>
        </w:tc>
      </w:tr>
      <w:tr w:rsidR="008D4F2E" w14:paraId="4E36B2CB" w14:textId="77777777">
        <w:trPr>
          <w:jc w:val="center"/>
        </w:trPr>
        <w:tc>
          <w:tcPr>
            <w:tcW w:w="4675" w:type="dxa"/>
          </w:tcPr>
          <w:p w14:paraId="4D1D7DBB"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5. Oferta de Benefícios Antecipados</w:t>
            </w:r>
          </w:p>
          <w:p w14:paraId="7F6D46F9"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“Bônus para novos usuários antes da primeira aposta.”</w:t>
            </w:r>
          </w:p>
          <w:p w14:paraId="1E48A8B5"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“Ganhe R$ 20 apenas por se cadastrar.”</w:t>
            </w:r>
          </w:p>
          <w:p w14:paraId="647CF11B"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“Cadastre-se e receba apostas grátis.”</w:t>
            </w:r>
          </w:p>
          <w:p w14:paraId="283A9258"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(Proibido nos termos do Art. 22 da Portaria nº 1.231/2024)</w:t>
            </w:r>
          </w:p>
        </w:tc>
        <w:tc>
          <w:tcPr>
            <w:tcW w:w="4675" w:type="dxa"/>
          </w:tcPr>
          <w:p w14:paraId="6A0D0545" w14:textId="77777777" w:rsidR="008D4F2E" w:rsidRDefault="00000000">
            <w:pPr>
              <w:jc w:val="both"/>
              <w:rPr>
                <w:rFonts w:ascii="Arial" w:eastAsia="Arial" w:hAnsi="Arial" w:cs="Arial"/>
                <w:sz w:val="18"/>
                <w:szCs w:val="18"/>
              </w:rPr>
            </w:pPr>
            <w:r>
              <w:rPr>
                <w:rFonts w:ascii="Arial" w:eastAsia="Arial" w:hAnsi="Arial" w:cs="Arial"/>
                <w:sz w:val="18"/>
                <w:szCs w:val="18"/>
              </w:rPr>
              <w:t>5. Offering Advance Benefits</w:t>
            </w:r>
          </w:p>
          <w:p w14:paraId="109016F7" w14:textId="77777777" w:rsidR="008D4F2E" w:rsidRDefault="00000000">
            <w:pPr>
              <w:jc w:val="both"/>
              <w:rPr>
                <w:rFonts w:ascii="Arial" w:eastAsia="Arial" w:hAnsi="Arial" w:cs="Arial"/>
                <w:sz w:val="18"/>
                <w:szCs w:val="18"/>
              </w:rPr>
            </w:pPr>
            <w:r>
              <w:rPr>
                <w:rFonts w:ascii="Arial" w:eastAsia="Arial" w:hAnsi="Arial" w:cs="Arial"/>
                <w:sz w:val="18"/>
                <w:szCs w:val="18"/>
              </w:rPr>
              <w:t>• “Bonus for new users before the first bet.”</w:t>
            </w:r>
          </w:p>
          <w:p w14:paraId="02CDAE9E" w14:textId="77777777" w:rsidR="008D4F2E" w:rsidRDefault="00000000">
            <w:pPr>
              <w:jc w:val="both"/>
              <w:rPr>
                <w:rFonts w:ascii="Arial" w:eastAsia="Arial" w:hAnsi="Arial" w:cs="Arial"/>
                <w:sz w:val="18"/>
                <w:szCs w:val="18"/>
              </w:rPr>
            </w:pPr>
            <w:r>
              <w:rPr>
                <w:rFonts w:ascii="Arial" w:eastAsia="Arial" w:hAnsi="Arial" w:cs="Arial"/>
                <w:sz w:val="18"/>
                <w:szCs w:val="18"/>
              </w:rPr>
              <w:t>• “Earn R$ 20 just for registering.”</w:t>
            </w:r>
          </w:p>
          <w:p w14:paraId="27B08F4F" w14:textId="77777777" w:rsidR="008D4F2E" w:rsidRDefault="00000000">
            <w:pPr>
              <w:jc w:val="both"/>
              <w:rPr>
                <w:rFonts w:ascii="Arial" w:eastAsia="Arial" w:hAnsi="Arial" w:cs="Arial"/>
                <w:sz w:val="18"/>
                <w:szCs w:val="18"/>
              </w:rPr>
            </w:pPr>
            <w:r>
              <w:rPr>
                <w:rFonts w:ascii="Arial" w:eastAsia="Arial" w:hAnsi="Arial" w:cs="Arial"/>
                <w:sz w:val="18"/>
                <w:szCs w:val="18"/>
              </w:rPr>
              <w:t>• “Register and receive free bets.”</w:t>
            </w:r>
          </w:p>
          <w:p w14:paraId="3B768E1D" w14:textId="77777777" w:rsidR="008D4F2E" w:rsidRDefault="00000000">
            <w:pPr>
              <w:jc w:val="both"/>
              <w:rPr>
                <w:rFonts w:ascii="Arial" w:eastAsia="Arial" w:hAnsi="Arial" w:cs="Arial"/>
                <w:sz w:val="18"/>
                <w:szCs w:val="18"/>
              </w:rPr>
            </w:pPr>
            <w:r>
              <w:rPr>
                <w:rFonts w:ascii="Arial" w:eastAsia="Arial" w:hAnsi="Arial" w:cs="Arial"/>
                <w:sz w:val="18"/>
                <w:szCs w:val="18"/>
              </w:rPr>
              <w:t>Prohibited under Art. 22 of Ordinance No. 1,231/2024.</w:t>
            </w:r>
          </w:p>
        </w:tc>
      </w:tr>
      <w:tr w:rsidR="008D4F2E" w14:paraId="403FB963" w14:textId="77777777">
        <w:trPr>
          <w:jc w:val="center"/>
        </w:trPr>
        <w:tc>
          <w:tcPr>
            <w:tcW w:w="4675" w:type="dxa"/>
          </w:tcPr>
          <w:p w14:paraId="237601CB"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6. Criação de Urgência ou Pressão</w:t>
            </w:r>
          </w:p>
          <w:p w14:paraId="012F9FBE"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“Aposte agora!”</w:t>
            </w:r>
          </w:p>
          <w:p w14:paraId="1B0FEB15"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“Última chance!”</w:t>
            </w:r>
          </w:p>
          <w:p w14:paraId="4CBA3ACE" w14:textId="77777777" w:rsidR="008D4F2E" w:rsidRDefault="00000000">
            <w:pPr>
              <w:jc w:val="both"/>
              <w:rPr>
                <w:rFonts w:ascii="Arial" w:eastAsia="Arial" w:hAnsi="Arial" w:cs="Arial"/>
                <w:sz w:val="18"/>
                <w:szCs w:val="18"/>
              </w:rPr>
            </w:pPr>
            <w:r w:rsidRPr="00ED60DD">
              <w:rPr>
                <w:rFonts w:ascii="Arial" w:eastAsia="Arial" w:hAnsi="Arial" w:cs="Arial"/>
                <w:sz w:val="18"/>
                <w:szCs w:val="18"/>
                <w:lang w:val="es-AR"/>
              </w:rPr>
              <w:t>• “Corra antes que acabe!”</w:t>
            </w:r>
            <w:r w:rsidRPr="00ED60DD">
              <w:rPr>
                <w:rFonts w:ascii="Arial" w:eastAsia="Arial" w:hAnsi="Arial" w:cs="Arial"/>
                <w:sz w:val="18"/>
                <w:szCs w:val="18"/>
                <w:lang w:val="es-AR"/>
              </w:rPr>
              <w:br/>
            </w:r>
            <w:r>
              <w:rPr>
                <w:rFonts w:ascii="Arial" w:eastAsia="Arial" w:hAnsi="Arial" w:cs="Arial"/>
                <w:sz w:val="18"/>
                <w:szCs w:val="18"/>
              </w:rPr>
              <w:t>• “Não perca!”</w:t>
            </w:r>
          </w:p>
          <w:p w14:paraId="1F6EBC54" w14:textId="77777777" w:rsidR="008D4F2E" w:rsidRDefault="00000000">
            <w:pPr>
              <w:jc w:val="both"/>
              <w:rPr>
                <w:rFonts w:ascii="Arial" w:eastAsia="Arial" w:hAnsi="Arial" w:cs="Arial"/>
                <w:sz w:val="18"/>
                <w:szCs w:val="18"/>
              </w:rPr>
            </w:pPr>
            <w:r>
              <w:rPr>
                <w:rFonts w:ascii="Arial" w:eastAsia="Arial" w:hAnsi="Arial" w:cs="Arial"/>
                <w:sz w:val="18"/>
                <w:szCs w:val="18"/>
              </w:rPr>
              <w:t>• “É agora ou nunca!”</w:t>
            </w:r>
          </w:p>
          <w:p w14:paraId="763BA93F" w14:textId="77777777" w:rsidR="008D4F2E" w:rsidRDefault="008D4F2E">
            <w:pPr>
              <w:jc w:val="both"/>
              <w:rPr>
                <w:rFonts w:ascii="Arial" w:eastAsia="Arial" w:hAnsi="Arial" w:cs="Arial"/>
                <w:sz w:val="18"/>
                <w:szCs w:val="18"/>
              </w:rPr>
            </w:pPr>
          </w:p>
        </w:tc>
        <w:tc>
          <w:tcPr>
            <w:tcW w:w="4675" w:type="dxa"/>
          </w:tcPr>
          <w:p w14:paraId="69D8C1B5" w14:textId="77777777" w:rsidR="008D4F2E" w:rsidRDefault="00000000">
            <w:pPr>
              <w:jc w:val="both"/>
              <w:rPr>
                <w:rFonts w:ascii="Arial" w:eastAsia="Arial" w:hAnsi="Arial" w:cs="Arial"/>
                <w:sz w:val="18"/>
                <w:szCs w:val="18"/>
              </w:rPr>
            </w:pPr>
            <w:r>
              <w:rPr>
                <w:rFonts w:ascii="Arial" w:eastAsia="Arial" w:hAnsi="Arial" w:cs="Arial"/>
                <w:sz w:val="18"/>
                <w:szCs w:val="18"/>
              </w:rPr>
              <w:t>6. Creating Urgency or Pressure</w:t>
            </w:r>
          </w:p>
          <w:p w14:paraId="3B8C2548" w14:textId="77777777" w:rsidR="008D4F2E" w:rsidRDefault="00000000">
            <w:pPr>
              <w:jc w:val="both"/>
              <w:rPr>
                <w:rFonts w:ascii="Arial" w:eastAsia="Arial" w:hAnsi="Arial" w:cs="Arial"/>
                <w:sz w:val="18"/>
                <w:szCs w:val="18"/>
              </w:rPr>
            </w:pPr>
            <w:r>
              <w:rPr>
                <w:rFonts w:ascii="Arial" w:eastAsia="Arial" w:hAnsi="Arial" w:cs="Arial"/>
                <w:sz w:val="18"/>
                <w:szCs w:val="18"/>
              </w:rPr>
              <w:t>• “Bet now!”</w:t>
            </w:r>
          </w:p>
          <w:p w14:paraId="0A7EFD8C" w14:textId="77777777" w:rsidR="008D4F2E" w:rsidRDefault="00000000">
            <w:pPr>
              <w:jc w:val="both"/>
              <w:rPr>
                <w:rFonts w:ascii="Arial" w:eastAsia="Arial" w:hAnsi="Arial" w:cs="Arial"/>
                <w:sz w:val="18"/>
                <w:szCs w:val="18"/>
              </w:rPr>
            </w:pPr>
            <w:r>
              <w:rPr>
                <w:rFonts w:ascii="Arial" w:eastAsia="Arial" w:hAnsi="Arial" w:cs="Arial"/>
                <w:sz w:val="18"/>
                <w:szCs w:val="18"/>
              </w:rPr>
              <w:t>• “Last chance!”</w:t>
            </w:r>
          </w:p>
          <w:p w14:paraId="44D194CA" w14:textId="77777777" w:rsidR="008D4F2E" w:rsidRDefault="00000000">
            <w:pPr>
              <w:jc w:val="both"/>
              <w:rPr>
                <w:rFonts w:ascii="Arial" w:eastAsia="Arial" w:hAnsi="Arial" w:cs="Arial"/>
                <w:sz w:val="18"/>
                <w:szCs w:val="18"/>
              </w:rPr>
            </w:pPr>
            <w:r>
              <w:rPr>
                <w:rFonts w:ascii="Arial" w:eastAsia="Arial" w:hAnsi="Arial" w:cs="Arial"/>
                <w:sz w:val="18"/>
                <w:szCs w:val="18"/>
              </w:rPr>
              <w:t>• “Hurry before it ends!”</w:t>
            </w:r>
          </w:p>
          <w:p w14:paraId="3745D450" w14:textId="77777777" w:rsidR="008D4F2E" w:rsidRDefault="00000000">
            <w:pPr>
              <w:jc w:val="both"/>
              <w:rPr>
                <w:rFonts w:ascii="Arial" w:eastAsia="Arial" w:hAnsi="Arial" w:cs="Arial"/>
                <w:sz w:val="18"/>
                <w:szCs w:val="18"/>
              </w:rPr>
            </w:pPr>
            <w:r>
              <w:rPr>
                <w:rFonts w:ascii="Arial" w:eastAsia="Arial" w:hAnsi="Arial" w:cs="Arial"/>
                <w:sz w:val="18"/>
                <w:szCs w:val="18"/>
              </w:rPr>
              <w:t>• “Don’t miss out!”</w:t>
            </w:r>
          </w:p>
          <w:p w14:paraId="0CEECD1E" w14:textId="77777777" w:rsidR="008D4F2E" w:rsidRDefault="00000000">
            <w:pPr>
              <w:jc w:val="both"/>
              <w:rPr>
                <w:rFonts w:ascii="Arial" w:eastAsia="Arial" w:hAnsi="Arial" w:cs="Arial"/>
                <w:sz w:val="18"/>
                <w:szCs w:val="18"/>
              </w:rPr>
            </w:pPr>
            <w:r>
              <w:rPr>
                <w:rFonts w:ascii="Arial" w:eastAsia="Arial" w:hAnsi="Arial" w:cs="Arial"/>
                <w:sz w:val="18"/>
                <w:szCs w:val="18"/>
              </w:rPr>
              <w:t>• “It’s now or never!”</w:t>
            </w:r>
          </w:p>
        </w:tc>
      </w:tr>
      <w:tr w:rsidR="008D4F2E" w14:paraId="3C735EDD" w14:textId="77777777">
        <w:trPr>
          <w:jc w:val="center"/>
        </w:trPr>
        <w:tc>
          <w:tcPr>
            <w:tcW w:w="4675" w:type="dxa"/>
          </w:tcPr>
          <w:p w14:paraId="67B7DB5C"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7. Direcionamento a Menores</w:t>
            </w:r>
          </w:p>
          <w:p w14:paraId="136754CE"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“Jogue com seus amiguinhos.”</w:t>
            </w:r>
          </w:p>
          <w:p w14:paraId="7E2D2A64"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“Venha se divertir apostando.”</w:t>
            </w:r>
          </w:p>
          <w:p w14:paraId="25C02A14"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“Aproveite apostando conosco.”</w:t>
            </w:r>
          </w:p>
          <w:p w14:paraId="581AFC88"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(Palavras como “diversão”, “jogar”, “venha jogar” atraem menores.)</w:t>
            </w:r>
          </w:p>
        </w:tc>
        <w:tc>
          <w:tcPr>
            <w:tcW w:w="4675" w:type="dxa"/>
          </w:tcPr>
          <w:p w14:paraId="1E56E13F" w14:textId="77777777" w:rsidR="008D4F2E" w:rsidRDefault="00000000">
            <w:pPr>
              <w:jc w:val="both"/>
              <w:rPr>
                <w:rFonts w:ascii="Arial" w:eastAsia="Arial" w:hAnsi="Arial" w:cs="Arial"/>
                <w:sz w:val="18"/>
                <w:szCs w:val="18"/>
              </w:rPr>
            </w:pPr>
            <w:r>
              <w:rPr>
                <w:rFonts w:ascii="Arial" w:eastAsia="Arial" w:hAnsi="Arial" w:cs="Arial"/>
                <w:sz w:val="18"/>
                <w:szCs w:val="18"/>
              </w:rPr>
              <w:t>7. Targeting Minors</w:t>
            </w:r>
          </w:p>
          <w:p w14:paraId="060C00B0" w14:textId="77777777" w:rsidR="008D4F2E" w:rsidRDefault="00000000">
            <w:pPr>
              <w:jc w:val="both"/>
              <w:rPr>
                <w:rFonts w:ascii="Arial" w:eastAsia="Arial" w:hAnsi="Arial" w:cs="Arial"/>
                <w:sz w:val="18"/>
                <w:szCs w:val="18"/>
              </w:rPr>
            </w:pPr>
            <w:r>
              <w:rPr>
                <w:rFonts w:ascii="Arial" w:eastAsia="Arial" w:hAnsi="Arial" w:cs="Arial"/>
                <w:sz w:val="18"/>
                <w:szCs w:val="18"/>
              </w:rPr>
              <w:t>• “Play with your little friends.”</w:t>
            </w:r>
          </w:p>
          <w:p w14:paraId="15830867" w14:textId="77777777" w:rsidR="008D4F2E" w:rsidRDefault="00000000">
            <w:pPr>
              <w:jc w:val="both"/>
              <w:rPr>
                <w:rFonts w:ascii="Arial" w:eastAsia="Arial" w:hAnsi="Arial" w:cs="Arial"/>
                <w:sz w:val="18"/>
                <w:szCs w:val="18"/>
              </w:rPr>
            </w:pPr>
            <w:r>
              <w:rPr>
                <w:rFonts w:ascii="Arial" w:eastAsia="Arial" w:hAnsi="Arial" w:cs="Arial"/>
                <w:sz w:val="18"/>
                <w:szCs w:val="18"/>
              </w:rPr>
              <w:t>• “Come have fun betting.”</w:t>
            </w:r>
          </w:p>
          <w:p w14:paraId="5EE60E30" w14:textId="77777777" w:rsidR="008D4F2E" w:rsidRDefault="00000000">
            <w:pPr>
              <w:jc w:val="both"/>
              <w:rPr>
                <w:rFonts w:ascii="Arial" w:eastAsia="Arial" w:hAnsi="Arial" w:cs="Arial"/>
                <w:sz w:val="18"/>
                <w:szCs w:val="18"/>
              </w:rPr>
            </w:pPr>
            <w:r>
              <w:rPr>
                <w:rFonts w:ascii="Arial" w:eastAsia="Arial" w:hAnsi="Arial" w:cs="Arial"/>
                <w:sz w:val="18"/>
                <w:szCs w:val="18"/>
              </w:rPr>
              <w:t>• “Enjoy betting with us.”</w:t>
            </w:r>
          </w:p>
          <w:p w14:paraId="3ABB3F2C" w14:textId="77777777" w:rsidR="008D4F2E" w:rsidRDefault="00000000">
            <w:pPr>
              <w:jc w:val="both"/>
              <w:rPr>
                <w:rFonts w:ascii="Arial" w:eastAsia="Arial" w:hAnsi="Arial" w:cs="Arial"/>
                <w:sz w:val="18"/>
                <w:szCs w:val="18"/>
              </w:rPr>
            </w:pPr>
            <w:r>
              <w:rPr>
                <w:rFonts w:ascii="Arial" w:eastAsia="Arial" w:hAnsi="Arial" w:cs="Arial"/>
                <w:sz w:val="18"/>
                <w:szCs w:val="18"/>
              </w:rPr>
              <w:t>Words such as “fun,” “play,” “come play” attract minors.</w:t>
            </w:r>
          </w:p>
        </w:tc>
      </w:tr>
      <w:tr w:rsidR="008D4F2E" w14:paraId="0D206E09" w14:textId="77777777">
        <w:trPr>
          <w:jc w:val="center"/>
        </w:trPr>
        <w:tc>
          <w:tcPr>
            <w:tcW w:w="4675" w:type="dxa"/>
          </w:tcPr>
          <w:p w14:paraId="310B22FF"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8. Linguagem ou Imagem Infantilizada</w:t>
            </w:r>
          </w:p>
          <w:p w14:paraId="134A5AE5"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“Venha brincar com a gente.”</w:t>
            </w:r>
          </w:p>
          <w:p w14:paraId="268DB6E5"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“Vamos para os jogos de apostas.”</w:t>
            </w:r>
          </w:p>
          <w:p w14:paraId="25AE2F68" w14:textId="77777777" w:rsidR="008D4F2E" w:rsidRPr="00ED60DD" w:rsidRDefault="008D4F2E">
            <w:pPr>
              <w:jc w:val="both"/>
              <w:rPr>
                <w:rFonts w:ascii="Arial" w:eastAsia="Arial" w:hAnsi="Arial" w:cs="Arial"/>
                <w:sz w:val="18"/>
                <w:szCs w:val="18"/>
                <w:lang w:val="es-AR"/>
              </w:rPr>
            </w:pPr>
          </w:p>
        </w:tc>
        <w:tc>
          <w:tcPr>
            <w:tcW w:w="4675" w:type="dxa"/>
          </w:tcPr>
          <w:p w14:paraId="265D75CF" w14:textId="77777777" w:rsidR="008D4F2E" w:rsidRDefault="00000000">
            <w:pPr>
              <w:jc w:val="both"/>
              <w:rPr>
                <w:rFonts w:ascii="Arial" w:eastAsia="Arial" w:hAnsi="Arial" w:cs="Arial"/>
                <w:sz w:val="18"/>
                <w:szCs w:val="18"/>
              </w:rPr>
            </w:pPr>
            <w:r>
              <w:rPr>
                <w:rFonts w:ascii="Arial" w:eastAsia="Arial" w:hAnsi="Arial" w:cs="Arial"/>
                <w:sz w:val="18"/>
                <w:szCs w:val="18"/>
              </w:rPr>
              <w:t>8. Childlike Language or Image</w:t>
            </w:r>
          </w:p>
          <w:p w14:paraId="6A7D558C" w14:textId="77777777" w:rsidR="008D4F2E" w:rsidRDefault="00000000">
            <w:pPr>
              <w:jc w:val="both"/>
              <w:rPr>
                <w:rFonts w:ascii="Arial" w:eastAsia="Arial" w:hAnsi="Arial" w:cs="Arial"/>
                <w:sz w:val="18"/>
                <w:szCs w:val="18"/>
              </w:rPr>
            </w:pPr>
            <w:r>
              <w:rPr>
                <w:rFonts w:ascii="Arial" w:eastAsia="Arial" w:hAnsi="Arial" w:cs="Arial"/>
                <w:sz w:val="18"/>
                <w:szCs w:val="18"/>
              </w:rPr>
              <w:t>• “Come play with us.”</w:t>
            </w:r>
          </w:p>
          <w:p w14:paraId="6547C369" w14:textId="77777777" w:rsidR="008D4F2E" w:rsidRDefault="00000000">
            <w:pPr>
              <w:jc w:val="both"/>
              <w:rPr>
                <w:rFonts w:ascii="Arial" w:eastAsia="Arial" w:hAnsi="Arial" w:cs="Arial"/>
                <w:sz w:val="18"/>
                <w:szCs w:val="18"/>
              </w:rPr>
            </w:pPr>
            <w:r>
              <w:rPr>
                <w:rFonts w:ascii="Arial" w:eastAsia="Arial" w:hAnsi="Arial" w:cs="Arial"/>
                <w:sz w:val="18"/>
                <w:szCs w:val="18"/>
              </w:rPr>
              <w:t>• “Let’s go to the betting games.”</w:t>
            </w:r>
          </w:p>
        </w:tc>
      </w:tr>
      <w:tr w:rsidR="008D4F2E" w14:paraId="55881A1E" w14:textId="77777777">
        <w:trPr>
          <w:jc w:val="center"/>
        </w:trPr>
        <w:tc>
          <w:tcPr>
            <w:tcW w:w="4675" w:type="dxa"/>
          </w:tcPr>
          <w:p w14:paraId="302A0F69"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9. Sexualização ou Objetificação</w:t>
            </w:r>
          </w:p>
          <w:p w14:paraId="589DF534"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“Aposte e impressione as garotas.”</w:t>
            </w:r>
          </w:p>
          <w:p w14:paraId="3ED49F5C"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lastRenderedPageBreak/>
              <w:t>• “Ganhe dinheiro e se destaque.”</w:t>
            </w:r>
          </w:p>
          <w:p w14:paraId="7DF27398"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“Aposte e aumente sua popularidade.”</w:t>
            </w:r>
          </w:p>
        </w:tc>
        <w:tc>
          <w:tcPr>
            <w:tcW w:w="4675" w:type="dxa"/>
          </w:tcPr>
          <w:p w14:paraId="594992FE" w14:textId="77777777" w:rsidR="008D4F2E" w:rsidRDefault="00000000">
            <w:pPr>
              <w:jc w:val="both"/>
              <w:rPr>
                <w:rFonts w:ascii="Arial" w:eastAsia="Arial" w:hAnsi="Arial" w:cs="Arial"/>
                <w:sz w:val="18"/>
                <w:szCs w:val="18"/>
              </w:rPr>
            </w:pPr>
            <w:r>
              <w:rPr>
                <w:rFonts w:ascii="Arial" w:eastAsia="Arial" w:hAnsi="Arial" w:cs="Arial"/>
                <w:sz w:val="18"/>
                <w:szCs w:val="18"/>
              </w:rPr>
              <w:lastRenderedPageBreak/>
              <w:t>9. Sexualization or Objectification</w:t>
            </w:r>
          </w:p>
          <w:p w14:paraId="7698EF04" w14:textId="77777777" w:rsidR="008D4F2E" w:rsidRDefault="00000000">
            <w:pPr>
              <w:jc w:val="both"/>
              <w:rPr>
                <w:rFonts w:ascii="Arial" w:eastAsia="Arial" w:hAnsi="Arial" w:cs="Arial"/>
                <w:sz w:val="18"/>
                <w:szCs w:val="18"/>
              </w:rPr>
            </w:pPr>
            <w:r>
              <w:rPr>
                <w:rFonts w:ascii="Arial" w:eastAsia="Arial" w:hAnsi="Arial" w:cs="Arial"/>
                <w:sz w:val="18"/>
                <w:szCs w:val="18"/>
              </w:rPr>
              <w:t>• “Bet and impress the girls.”</w:t>
            </w:r>
          </w:p>
          <w:p w14:paraId="64165700" w14:textId="77777777" w:rsidR="008D4F2E" w:rsidRDefault="00000000">
            <w:pPr>
              <w:jc w:val="both"/>
              <w:rPr>
                <w:rFonts w:ascii="Arial" w:eastAsia="Arial" w:hAnsi="Arial" w:cs="Arial"/>
                <w:sz w:val="18"/>
                <w:szCs w:val="18"/>
              </w:rPr>
            </w:pPr>
            <w:r>
              <w:rPr>
                <w:rFonts w:ascii="Arial" w:eastAsia="Arial" w:hAnsi="Arial" w:cs="Arial"/>
                <w:sz w:val="18"/>
                <w:szCs w:val="18"/>
              </w:rPr>
              <w:lastRenderedPageBreak/>
              <w:t>• “Make money and stand out.”</w:t>
            </w:r>
          </w:p>
          <w:p w14:paraId="4814803A" w14:textId="77777777" w:rsidR="008D4F2E" w:rsidRDefault="00000000">
            <w:pPr>
              <w:jc w:val="both"/>
              <w:rPr>
                <w:rFonts w:ascii="Arial" w:eastAsia="Arial" w:hAnsi="Arial" w:cs="Arial"/>
                <w:sz w:val="18"/>
                <w:szCs w:val="18"/>
              </w:rPr>
            </w:pPr>
            <w:r>
              <w:rPr>
                <w:rFonts w:ascii="Arial" w:eastAsia="Arial" w:hAnsi="Arial" w:cs="Arial"/>
                <w:sz w:val="18"/>
                <w:szCs w:val="18"/>
              </w:rPr>
              <w:t>• “Bet and increase your popularity.”</w:t>
            </w:r>
          </w:p>
        </w:tc>
      </w:tr>
      <w:tr w:rsidR="008D4F2E" w14:paraId="2F1704D3" w14:textId="77777777">
        <w:trPr>
          <w:jc w:val="center"/>
        </w:trPr>
        <w:tc>
          <w:tcPr>
            <w:tcW w:w="4675" w:type="dxa"/>
          </w:tcPr>
          <w:p w14:paraId="615EE410"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lastRenderedPageBreak/>
              <w:t>10. Alegação de Controle sobre Resultados</w:t>
            </w:r>
          </w:p>
          <w:p w14:paraId="10601AA0"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“Eu sempre ganho porque conheço o time.”</w:t>
            </w:r>
          </w:p>
          <w:p w14:paraId="51EA1350" w14:textId="77777777" w:rsidR="008D4F2E" w:rsidRPr="00ED60DD" w:rsidRDefault="00000000">
            <w:pPr>
              <w:jc w:val="both"/>
              <w:rPr>
                <w:rFonts w:ascii="Arial" w:eastAsia="Arial" w:hAnsi="Arial" w:cs="Arial"/>
                <w:sz w:val="18"/>
                <w:szCs w:val="18"/>
                <w:lang w:val="es-AR"/>
              </w:rPr>
            </w:pPr>
            <w:r w:rsidRPr="00ED60DD">
              <w:rPr>
                <w:rFonts w:ascii="Arial" w:eastAsia="Arial" w:hAnsi="Arial" w:cs="Arial"/>
                <w:sz w:val="18"/>
                <w:szCs w:val="18"/>
                <w:lang w:val="es-AR"/>
              </w:rPr>
              <w:t>• “Confie em mim, essa aposta vai bater.”</w:t>
            </w:r>
          </w:p>
          <w:p w14:paraId="1BF3BDD4" w14:textId="77777777" w:rsidR="008D4F2E" w:rsidRDefault="00000000">
            <w:pPr>
              <w:jc w:val="both"/>
              <w:rPr>
                <w:rFonts w:ascii="Arial" w:eastAsia="Arial" w:hAnsi="Arial" w:cs="Arial"/>
                <w:sz w:val="18"/>
                <w:szCs w:val="18"/>
              </w:rPr>
            </w:pPr>
            <w:r>
              <w:rPr>
                <w:rFonts w:ascii="Arial" w:eastAsia="Arial" w:hAnsi="Arial" w:cs="Arial"/>
                <w:sz w:val="18"/>
                <w:szCs w:val="18"/>
              </w:rPr>
              <w:t>• “É vitória garantida.”</w:t>
            </w:r>
          </w:p>
        </w:tc>
        <w:tc>
          <w:tcPr>
            <w:tcW w:w="4675" w:type="dxa"/>
          </w:tcPr>
          <w:p w14:paraId="70C638B7" w14:textId="77777777" w:rsidR="008D4F2E" w:rsidRDefault="00000000">
            <w:pPr>
              <w:jc w:val="both"/>
              <w:rPr>
                <w:rFonts w:ascii="Arial" w:eastAsia="Arial" w:hAnsi="Arial" w:cs="Arial"/>
                <w:sz w:val="18"/>
                <w:szCs w:val="18"/>
              </w:rPr>
            </w:pPr>
            <w:r>
              <w:rPr>
                <w:rFonts w:ascii="Arial" w:eastAsia="Arial" w:hAnsi="Arial" w:cs="Arial"/>
                <w:sz w:val="18"/>
                <w:szCs w:val="18"/>
              </w:rPr>
              <w:t>10. Claim of Control over Outcomes</w:t>
            </w:r>
          </w:p>
          <w:p w14:paraId="7F7AC85A" w14:textId="77777777" w:rsidR="008D4F2E" w:rsidRDefault="00000000">
            <w:pPr>
              <w:jc w:val="both"/>
              <w:rPr>
                <w:rFonts w:ascii="Arial" w:eastAsia="Arial" w:hAnsi="Arial" w:cs="Arial"/>
                <w:sz w:val="18"/>
                <w:szCs w:val="18"/>
              </w:rPr>
            </w:pPr>
            <w:r>
              <w:rPr>
                <w:rFonts w:ascii="Arial" w:eastAsia="Arial" w:hAnsi="Arial" w:cs="Arial"/>
                <w:sz w:val="18"/>
                <w:szCs w:val="18"/>
              </w:rPr>
              <w:t>• “I always win because I know the team.”</w:t>
            </w:r>
          </w:p>
          <w:p w14:paraId="246518E9" w14:textId="77777777" w:rsidR="008D4F2E" w:rsidRDefault="00000000">
            <w:pPr>
              <w:jc w:val="both"/>
              <w:rPr>
                <w:rFonts w:ascii="Arial" w:eastAsia="Arial" w:hAnsi="Arial" w:cs="Arial"/>
                <w:sz w:val="18"/>
                <w:szCs w:val="18"/>
              </w:rPr>
            </w:pPr>
            <w:r>
              <w:rPr>
                <w:rFonts w:ascii="Arial" w:eastAsia="Arial" w:hAnsi="Arial" w:cs="Arial"/>
                <w:sz w:val="18"/>
                <w:szCs w:val="18"/>
              </w:rPr>
              <w:t>• “Trust me, this bet will hit.”</w:t>
            </w:r>
          </w:p>
          <w:p w14:paraId="557971FE" w14:textId="77777777" w:rsidR="008D4F2E" w:rsidRDefault="00000000">
            <w:pPr>
              <w:jc w:val="both"/>
              <w:rPr>
                <w:rFonts w:ascii="Arial" w:eastAsia="Arial" w:hAnsi="Arial" w:cs="Arial"/>
                <w:sz w:val="18"/>
                <w:szCs w:val="18"/>
              </w:rPr>
            </w:pPr>
            <w:r>
              <w:rPr>
                <w:rFonts w:ascii="Arial" w:eastAsia="Arial" w:hAnsi="Arial" w:cs="Arial"/>
                <w:sz w:val="18"/>
                <w:szCs w:val="18"/>
              </w:rPr>
              <w:t>• “Victory is guaranteed.”</w:t>
            </w:r>
          </w:p>
        </w:tc>
      </w:tr>
      <w:tr w:rsidR="008D4F2E" w14:paraId="17230C47" w14:textId="77777777">
        <w:trPr>
          <w:jc w:val="center"/>
        </w:trPr>
        <w:tc>
          <w:tcPr>
            <w:tcW w:w="4675" w:type="dxa"/>
          </w:tcPr>
          <w:p w14:paraId="2120ED8B" w14:textId="77777777" w:rsidR="008D4F2E" w:rsidRPr="00ED60DD" w:rsidRDefault="00000000">
            <w:pPr>
              <w:spacing w:before="80" w:after="20"/>
              <w:jc w:val="both"/>
              <w:rPr>
                <w:rFonts w:ascii="Arial" w:eastAsia="Arial" w:hAnsi="Arial" w:cs="Arial"/>
                <w:sz w:val="18"/>
                <w:szCs w:val="18"/>
                <w:lang w:val="es-AR"/>
              </w:rPr>
            </w:pPr>
            <w:r w:rsidRPr="00ED60DD">
              <w:rPr>
                <w:rFonts w:ascii="Arial" w:eastAsia="Arial" w:hAnsi="Arial" w:cs="Arial"/>
                <w:b/>
                <w:bCs/>
                <w:color w:val="2E5496"/>
                <w:sz w:val="18"/>
                <w:szCs w:val="18"/>
                <w:lang w:val="es-AR"/>
              </w:rPr>
              <w:t>Recapitulação Final — Divulgações Obrigatórias, , Segurança de Marca e Padrões Reputacionais</w:t>
            </w:r>
          </w:p>
        </w:tc>
        <w:tc>
          <w:tcPr>
            <w:tcW w:w="4675" w:type="dxa"/>
          </w:tcPr>
          <w:p w14:paraId="0745ADA3" w14:textId="77777777" w:rsidR="008D4F2E" w:rsidRDefault="00000000">
            <w:pPr>
              <w:spacing w:before="80" w:after="20"/>
              <w:jc w:val="both"/>
              <w:rPr>
                <w:rFonts w:ascii="Arial" w:eastAsia="Arial" w:hAnsi="Arial" w:cs="Arial"/>
                <w:sz w:val="18"/>
                <w:szCs w:val="18"/>
              </w:rPr>
            </w:pPr>
            <w:r>
              <w:rPr>
                <w:rFonts w:ascii="Arial" w:eastAsia="Arial" w:hAnsi="Arial" w:cs="Arial"/>
                <w:b/>
                <w:bCs/>
                <w:color w:val="2E5496"/>
                <w:sz w:val="18"/>
                <w:szCs w:val="18"/>
              </w:rPr>
              <w:t>Final Recap — Mandatory Disclosures and Reputational Standards</w:t>
            </w:r>
          </w:p>
        </w:tc>
      </w:tr>
      <w:tr w:rsidR="008D4F2E" w14:paraId="11F45BB4" w14:textId="77777777">
        <w:trPr>
          <w:jc w:val="center"/>
        </w:trPr>
        <w:tc>
          <w:tcPr>
            <w:tcW w:w="4675" w:type="dxa"/>
          </w:tcPr>
          <w:p w14:paraId="369AACE7"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Como ponto final e crítico, deve-se reforçar que todas as atividades de marketing e promoção realizadas pela empresa — sem exceção — devem cumprir rigorosamente os requisitos obrigatórios de divulgação previstos neste material de Compliance de Marketing e na regulamentação brasileira aplicável.</w:t>
            </w:r>
          </w:p>
          <w:p w14:paraId="66E7DABB"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Essa obrigação se aplica a qualquer conteúdo disponibilizado ao público, independentemente do canal, formato ou público-alvo, incluindo, mas não se limitando a:</w:t>
            </w:r>
          </w:p>
          <w:p w14:paraId="67BF1657"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Campanhas promocionais e ofertas</w:t>
            </w:r>
          </w:p>
          <w:p w14:paraId="28C902B7"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Atos publicitários e comunicações comerciais</w:t>
            </w:r>
          </w:p>
          <w:p w14:paraId="4279EAAA"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Imagens, vídeos e conteúdos audiovisuais</w:t>
            </w:r>
          </w:p>
          <w:p w14:paraId="5A2C60D6"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Displays, banners e peças visuais</w:t>
            </w:r>
          </w:p>
          <w:p w14:paraId="738BCCDA"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Materiais do site e do aplicativo (incluindo landing pages e pop-ups)</w:t>
            </w:r>
          </w:p>
          <w:p w14:paraId="553EC29A"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Postagens em redes sociais, stories, reels e anúncios pagos</w:t>
            </w:r>
          </w:p>
          <w:p w14:paraId="63BC6E14"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xml:space="preserve">• Comunicações de influenciadores, embaixadores e afiliados </w:t>
            </w:r>
          </w:p>
          <w:p w14:paraId="4ED7D0D4"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Comunicações de CRM (e-mail, push notifications, SMS, mensagens in-app)</w:t>
            </w:r>
          </w:p>
          <w:p w14:paraId="48732D81"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Materiais offline e qualquer outra forma de publicidade voltada ao público</w:t>
            </w:r>
          </w:p>
          <w:p w14:paraId="05A59B90"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Todos esses materiais devem incluir de forma clara, visível e consistente os avisos</w:t>
            </w:r>
          </w:p>
          <w:p w14:paraId="3D4D93CB"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obrigatórios e comunicações legais definidos neste documento, incluindo — mas não se</w:t>
            </w:r>
          </w:p>
          <w:p w14:paraId="642B9A3A"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limitando a:</w:t>
            </w:r>
          </w:p>
          <w:p w14:paraId="77C887D9"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Aviso de restrição etária (18+)</w:t>
            </w:r>
          </w:p>
          <w:p w14:paraId="6310756F"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Advertências de Jogo Responsável</w:t>
            </w:r>
          </w:p>
          <w:p w14:paraId="097608DB"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Divulgações legais e regulatórias obrigatórias</w:t>
            </w:r>
          </w:p>
          <w:p w14:paraId="103E71C2"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Essas exibições obrigatórias devem ser:</w:t>
            </w:r>
          </w:p>
          <w:p w14:paraId="469EDBCB"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Facilmente identificáveis e legíveis;</w:t>
            </w:r>
          </w:p>
          <w:p w14:paraId="5762DD0D"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Proporcionais ao tamanho e formato do material;</w:t>
            </w:r>
          </w:p>
          <w:p w14:paraId="06C7218E"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Não ocultadas, minimizadas ou visualmente diluídas; e</w:t>
            </w:r>
          </w:p>
          <w:p w14:paraId="205EF24B"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Nunca omitidas, independentemente de limitações de espaço ou restrições criativas.</w:t>
            </w:r>
          </w:p>
          <w:p w14:paraId="7581F971"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Além da conformidade regulatória, todo conteúdo de marketing deve observar rigorosamente princípios de segurança de marca, padrões éticos e proteção reputacional.</w:t>
            </w:r>
          </w:p>
          <w:p w14:paraId="164B47DC"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Assim, não é recomendável e é estritamente desencorajado associar a empresa, suas marcas ou produtos a conteúdos que possam:</w:t>
            </w:r>
          </w:p>
          <w:p w14:paraId="6110744C"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Conter ou sugerir nudez, sexualização ou referências sexuais explícitas;</w:t>
            </w:r>
          </w:p>
          <w:p w14:paraId="4F4A7C59"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Promover, normalizar ou glamourizar o uso de drogas ou substâncias ilícitas;</w:t>
            </w:r>
          </w:p>
          <w:p w14:paraId="77913C05"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Incentivar, retratar ou sugerir comportamento de jogo excessivo, compulsivo ou irresponsável;</w:t>
            </w:r>
          </w:p>
          <w:p w14:paraId="19B875EB"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Transmitir mensagens enganosas, agressivas, abusivas ou socialmente prejudiciais;</w:t>
            </w:r>
          </w:p>
          <w:p w14:paraId="549073A3"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Danificar ou comprometer a reputação, credibilidade ou confiança pública da empresa.</w:t>
            </w:r>
          </w:p>
          <w:p w14:paraId="44B1280E"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lastRenderedPageBreak/>
              <w:t>Adicionalmente, materiais de marketing não devem estar alinhados ou associados a personagens, personalidades, influenciadores ou figuras públicas que:</w:t>
            </w:r>
          </w:p>
          <w:p w14:paraId="5B5A73E1"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Não reflitam os valores, padrões éticos e cultura de compliance da empresa;</w:t>
            </w:r>
          </w:p>
          <w:p w14:paraId="381C73ED"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Possam gerar risco reputacional ou exposição regulatória;</w:t>
            </w:r>
          </w:p>
          <w:p w14:paraId="3698283C"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Sejam incompatíveis com os princípios de jogo responsável ou padrões legais de publicidade.</w:t>
            </w:r>
          </w:p>
          <w:p w14:paraId="064C572C"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É essencial enfatizar que a responsabilidade de compliance se estende a todas as equipes internas, parceiros externos, agências, influenciadores e afiliados, e que nenhum conteúdo de marketing ou promoção pode ser publicado, distribuído ou ativado sem validação prévia de compliance, quando aplicável.</w:t>
            </w:r>
          </w:p>
          <w:p w14:paraId="39B8F080"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O descumprimento desses requisitos pode resultar em:</w:t>
            </w:r>
          </w:p>
          <w:p w14:paraId="06EF3D37"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Infrações regulatórias e sanções;</w:t>
            </w:r>
          </w:p>
          <w:p w14:paraId="230C0AE0"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Medidas de fiscalização, advertências ou penalidades pelo regulador;</w:t>
            </w:r>
          </w:p>
          <w:p w14:paraId="2009E714"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Danos reputacionais e à marca; e</w:t>
            </w:r>
          </w:p>
          <w:p w14:paraId="36F2AA7B" w14:textId="77777777" w:rsidR="008D4F2E" w:rsidRPr="00ED60DD" w:rsidRDefault="00000000">
            <w:pPr>
              <w:spacing w:before="40" w:after="40"/>
              <w:jc w:val="both"/>
              <w:rPr>
                <w:rFonts w:ascii="Arial" w:eastAsia="Arial" w:hAnsi="Arial" w:cs="Arial"/>
                <w:sz w:val="18"/>
                <w:szCs w:val="18"/>
                <w:lang w:val="es-AR"/>
              </w:rPr>
            </w:pPr>
            <w:r w:rsidRPr="00ED60DD">
              <w:rPr>
                <w:rFonts w:ascii="Arial" w:eastAsia="Arial" w:hAnsi="Arial" w:cs="Arial"/>
                <w:sz w:val="18"/>
                <w:szCs w:val="18"/>
                <w:lang w:val="es-AR"/>
              </w:rPr>
              <w:t>• Medidas corretivas ou disciplinares internas.</w:t>
            </w:r>
          </w:p>
          <w:p w14:paraId="1682FDB6" w14:textId="77777777" w:rsidR="008D4F2E" w:rsidRPr="00ED60DD" w:rsidRDefault="008D4F2E">
            <w:pPr>
              <w:spacing w:before="40" w:after="40"/>
              <w:jc w:val="both"/>
              <w:rPr>
                <w:rFonts w:ascii="Arial" w:eastAsia="Arial" w:hAnsi="Arial" w:cs="Arial"/>
                <w:sz w:val="18"/>
                <w:szCs w:val="18"/>
                <w:lang w:val="es-AR"/>
              </w:rPr>
            </w:pPr>
          </w:p>
        </w:tc>
        <w:tc>
          <w:tcPr>
            <w:tcW w:w="4675" w:type="dxa"/>
          </w:tcPr>
          <w:p w14:paraId="3A4BFE78"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lastRenderedPageBreak/>
              <w:t>As a final and critical point, it must be reinforced that all marketing and promotional activities carried out by the company — without exception — must strictly comply with the mandatory disclosure requirements set forth in this Marketing Compliance material and in the applicable Brazilian regulations.</w:t>
            </w:r>
          </w:p>
          <w:p w14:paraId="106E02C9"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This obligation applies to any content made available to the public, regardless of channel, format, or target audience, including, but not limited to:</w:t>
            </w:r>
          </w:p>
          <w:p w14:paraId="676D8D8B"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Promotional campaigns and offers;</w:t>
            </w:r>
          </w:p>
          <w:p w14:paraId="70DBF3FF"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Advertising acts and commercial communications;</w:t>
            </w:r>
          </w:p>
          <w:p w14:paraId="412C6A0F"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Images, videos, and audiovisual content;</w:t>
            </w:r>
          </w:p>
          <w:p w14:paraId="5FED94FE"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Displays, banners, and visual pieces;</w:t>
            </w:r>
          </w:p>
          <w:p w14:paraId="3879C26B"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Website and application materials, including landing pages and pop-ups;</w:t>
            </w:r>
          </w:p>
          <w:p w14:paraId="32245D29"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Social media posts, stories, reels, and paid advertisements;</w:t>
            </w:r>
          </w:p>
          <w:p w14:paraId="3816C304"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Communications by influencers, ambassadors, and affiliates;</w:t>
            </w:r>
          </w:p>
          <w:p w14:paraId="5C44311D"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CRM communications, email, push notifications, SMS, in-app messages;</w:t>
            </w:r>
          </w:p>
          <w:p w14:paraId="3F1D1C5F"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Offline materials and any other form of advertising aimed at the public.</w:t>
            </w:r>
          </w:p>
          <w:p w14:paraId="5AD6457F"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All such materials must clearly, visibly, and consistently include the mandatory notices and legal communications defined in this document, including — but not limited to:</w:t>
            </w:r>
          </w:p>
          <w:p w14:paraId="693502EF"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Age restriction notice, 18+;</w:t>
            </w:r>
          </w:p>
          <w:p w14:paraId="31BE76F2"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Responsible Gambling warnings;</w:t>
            </w:r>
          </w:p>
          <w:p w14:paraId="72E5FFDF"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Mandatory legal and regulatory disclosures.</w:t>
            </w:r>
          </w:p>
          <w:p w14:paraId="7C9605AB"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These mandatory displays must be:</w:t>
            </w:r>
          </w:p>
          <w:p w14:paraId="22647479"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Easily identifiable and legible;</w:t>
            </w:r>
          </w:p>
          <w:p w14:paraId="02D50979"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Proportional to the size and format of the material;</w:t>
            </w:r>
          </w:p>
          <w:p w14:paraId="41D90D52"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Not hidden, minimized, or visually diluted; and</w:t>
            </w:r>
          </w:p>
          <w:p w14:paraId="3EE0DCA1"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Never omitted, regardless of space limitations or creative restrictions.</w:t>
            </w:r>
          </w:p>
          <w:p w14:paraId="537CF52A"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In addition to regulatory compliance, all marketing content must strictly observe brand safety principles, ethical standards, and reputational protection.</w:t>
            </w:r>
          </w:p>
          <w:p w14:paraId="7BD61C94"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Thus, it is not recommended and is strictly discouraged to associate the company, its brands, or products with content that may:</w:t>
            </w:r>
          </w:p>
          <w:p w14:paraId="60134F2D"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Contain or suggest nudity, sexualization, or explicit sexual references;</w:t>
            </w:r>
          </w:p>
          <w:p w14:paraId="5FD16376"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Promote, normalize, or glamorize the use of drugs or illicit substances;</w:t>
            </w:r>
          </w:p>
          <w:p w14:paraId="7EE19834"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Encourage, portray, or suggest excessive, compulsive, or irresponsible gambling behavior;</w:t>
            </w:r>
          </w:p>
          <w:p w14:paraId="2F990A23"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Convey misleading, aggressive, abusive, or socially harmful messages;</w:t>
            </w:r>
          </w:p>
          <w:p w14:paraId="1D26B550"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Damage or compromise the company’s reputation, credibility, or public trust.</w:t>
            </w:r>
          </w:p>
          <w:p w14:paraId="7106744F"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Additionally, marketing materials must not be aligned or associated with characters, personalities, influencers, or public figures who:</w:t>
            </w:r>
          </w:p>
          <w:p w14:paraId="1FA8E806"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lastRenderedPageBreak/>
              <w:t>• Do not reflect the company’s values, ethical standards, and compliance culture;</w:t>
            </w:r>
          </w:p>
          <w:p w14:paraId="2DD9E242"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May generate reputational risk or regulatory exposure;</w:t>
            </w:r>
          </w:p>
          <w:p w14:paraId="1AC9BAAC"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Are incompatible with responsible gambling principles or legal advertising standards.</w:t>
            </w:r>
          </w:p>
          <w:p w14:paraId="480B10E8"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It is essential to emphasize that compliance responsibility extends to all internal teams, external partners, agencies, influencers, and affiliates, and that no marketing or promotional content may be published, distributed, or activated without prior compliance validation, when applicable.</w:t>
            </w:r>
          </w:p>
          <w:p w14:paraId="6B946580"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Failure to comply with these requirements may result in:</w:t>
            </w:r>
          </w:p>
          <w:p w14:paraId="3706DBCF"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Regulatory infringements and sanctions;</w:t>
            </w:r>
          </w:p>
          <w:p w14:paraId="1D2B54DD"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Enforcement measures, warnings, or penalties by the regulator;</w:t>
            </w:r>
          </w:p>
          <w:p w14:paraId="226372C3"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Reputational and brand damage; and</w:t>
            </w:r>
          </w:p>
          <w:p w14:paraId="5C365976" w14:textId="77777777" w:rsidR="008D4F2E" w:rsidRDefault="00000000">
            <w:pPr>
              <w:spacing w:before="40" w:after="40"/>
              <w:jc w:val="both"/>
              <w:rPr>
                <w:rFonts w:ascii="Arial" w:eastAsia="Arial" w:hAnsi="Arial" w:cs="Arial"/>
                <w:sz w:val="18"/>
                <w:szCs w:val="18"/>
              </w:rPr>
            </w:pPr>
            <w:r>
              <w:rPr>
                <w:rFonts w:ascii="Arial" w:eastAsia="Arial" w:hAnsi="Arial" w:cs="Arial"/>
                <w:sz w:val="18"/>
                <w:szCs w:val="18"/>
              </w:rPr>
              <w:t>• Internal corrective or disciplinary measures.</w:t>
            </w:r>
          </w:p>
          <w:p w14:paraId="2C12EDAB" w14:textId="77777777" w:rsidR="008D4F2E" w:rsidRDefault="008D4F2E">
            <w:pPr>
              <w:spacing w:before="40" w:after="40"/>
              <w:jc w:val="both"/>
              <w:rPr>
                <w:rFonts w:ascii="Arial" w:eastAsia="Arial" w:hAnsi="Arial" w:cs="Arial"/>
                <w:sz w:val="18"/>
                <w:szCs w:val="18"/>
              </w:rPr>
            </w:pPr>
          </w:p>
          <w:p w14:paraId="6D347EE0" w14:textId="77777777" w:rsidR="008D4F2E" w:rsidRDefault="008D4F2E">
            <w:pPr>
              <w:spacing w:before="40" w:after="40"/>
              <w:jc w:val="both"/>
              <w:rPr>
                <w:rFonts w:ascii="Arial" w:eastAsia="Arial" w:hAnsi="Arial" w:cs="Arial"/>
                <w:sz w:val="18"/>
                <w:szCs w:val="18"/>
              </w:rPr>
            </w:pPr>
          </w:p>
        </w:tc>
      </w:tr>
      <w:tr w:rsidR="008D4F2E" w14:paraId="22B3C79D" w14:textId="77777777">
        <w:trPr>
          <w:jc w:val="center"/>
        </w:trPr>
        <w:tc>
          <w:tcPr>
            <w:tcW w:w="4675" w:type="dxa"/>
          </w:tcPr>
          <w:p w14:paraId="666EB379" w14:textId="77777777" w:rsidR="008D4F2E" w:rsidRPr="00ED60DD" w:rsidRDefault="00000000">
            <w:pPr>
              <w:spacing w:before="40" w:after="40"/>
              <w:jc w:val="both"/>
              <w:rPr>
                <w:rFonts w:ascii="Arial" w:eastAsia="Arial" w:hAnsi="Arial" w:cs="Arial"/>
                <w:i/>
                <w:iCs/>
                <w:sz w:val="18"/>
                <w:szCs w:val="18"/>
                <w:lang w:val="es-AR"/>
              </w:rPr>
            </w:pPr>
            <w:r w:rsidRPr="00ED60DD">
              <w:rPr>
                <w:rFonts w:ascii="Arial" w:eastAsia="Arial" w:hAnsi="Arial" w:cs="Arial"/>
                <w:i/>
                <w:iCs/>
                <w:sz w:val="18"/>
                <w:szCs w:val="18"/>
                <w:lang w:val="es-AR"/>
              </w:rPr>
              <w:lastRenderedPageBreak/>
              <w:t>Portanto, a estrita observância deste framework de Compliance de Marketing é</w:t>
            </w:r>
          </w:p>
          <w:p w14:paraId="3FE813CE" w14:textId="77777777" w:rsidR="008D4F2E" w:rsidRPr="00ED60DD" w:rsidRDefault="00000000">
            <w:pPr>
              <w:spacing w:before="40" w:after="40"/>
              <w:jc w:val="both"/>
              <w:rPr>
                <w:rFonts w:ascii="Arial" w:eastAsia="Arial" w:hAnsi="Arial" w:cs="Arial"/>
                <w:i/>
                <w:iCs/>
                <w:sz w:val="18"/>
                <w:szCs w:val="18"/>
                <w:lang w:val="es-AR"/>
              </w:rPr>
            </w:pPr>
            <w:r w:rsidRPr="00ED60DD">
              <w:rPr>
                <w:rFonts w:ascii="Arial" w:eastAsia="Arial" w:hAnsi="Arial" w:cs="Arial"/>
                <w:i/>
                <w:iCs/>
                <w:sz w:val="18"/>
                <w:szCs w:val="18"/>
                <w:lang w:val="es-AR"/>
              </w:rPr>
              <w:t>obrigatória e deve ser tratada como condição inegociável para o planejamento, criação,</w:t>
            </w:r>
          </w:p>
          <w:p w14:paraId="454CA06D" w14:textId="77777777" w:rsidR="008D4F2E" w:rsidRPr="00ED60DD" w:rsidRDefault="00000000">
            <w:pPr>
              <w:spacing w:before="40" w:after="40"/>
              <w:jc w:val="both"/>
              <w:rPr>
                <w:rFonts w:ascii="Arial" w:eastAsia="Arial" w:hAnsi="Arial" w:cs="Arial"/>
                <w:i/>
                <w:iCs/>
                <w:sz w:val="18"/>
                <w:szCs w:val="18"/>
                <w:lang w:val="es-AR"/>
              </w:rPr>
            </w:pPr>
            <w:r w:rsidRPr="00ED60DD">
              <w:rPr>
                <w:rFonts w:ascii="Arial" w:eastAsia="Arial" w:hAnsi="Arial" w:cs="Arial"/>
                <w:i/>
                <w:iCs/>
                <w:sz w:val="18"/>
                <w:szCs w:val="18"/>
                <w:lang w:val="es-AR"/>
              </w:rPr>
              <w:t>aprovação e publicação de qualquer conteúdo de marketing ou publicidade.</w:t>
            </w:r>
          </w:p>
        </w:tc>
        <w:tc>
          <w:tcPr>
            <w:tcW w:w="4675" w:type="dxa"/>
          </w:tcPr>
          <w:p w14:paraId="27B3403A" w14:textId="77777777" w:rsidR="008D4F2E" w:rsidRDefault="00000000">
            <w:pPr>
              <w:spacing w:before="40" w:after="40"/>
              <w:jc w:val="both"/>
              <w:rPr>
                <w:rFonts w:ascii="Arial" w:eastAsia="Arial" w:hAnsi="Arial" w:cs="Arial"/>
                <w:sz w:val="18"/>
                <w:szCs w:val="18"/>
              </w:rPr>
            </w:pPr>
            <w:r>
              <w:rPr>
                <w:rFonts w:ascii="Arial" w:eastAsia="Arial" w:hAnsi="Arial" w:cs="Arial"/>
                <w:i/>
                <w:iCs/>
                <w:sz w:val="18"/>
                <w:szCs w:val="18"/>
              </w:rPr>
              <w:t>Therefore, strict observance of this Marketing Compliance framework is mandatory and must be treated as a non-negotiable condition for the planning, creation, approval, and publication of any marketing or advertising content</w:t>
            </w:r>
          </w:p>
        </w:tc>
      </w:tr>
    </w:tbl>
    <w:p w14:paraId="65FDA401" w14:textId="77777777" w:rsidR="008D4F2E" w:rsidRDefault="00000000">
      <w:pPr>
        <w:pBdr>
          <w:top w:val="nil"/>
          <w:left w:val="nil"/>
          <w:bottom w:val="nil"/>
          <w:right w:val="nil"/>
          <w:between w:val="nil"/>
        </w:pBdr>
        <w:spacing w:before="200" w:after="40"/>
        <w:jc w:val="center"/>
        <w:rPr>
          <w:b/>
          <w:bCs/>
          <w:color w:val="003087"/>
          <w:sz w:val="28"/>
          <w:szCs w:val="28"/>
        </w:rPr>
      </w:pPr>
      <w:r>
        <w:br w:type="page"/>
      </w:r>
    </w:p>
    <w:p w14:paraId="4E89AFA0" w14:textId="77777777" w:rsidR="008D4F2E" w:rsidRDefault="00000000">
      <w:pPr>
        <w:pBdr>
          <w:top w:val="nil"/>
          <w:left w:val="nil"/>
          <w:bottom w:val="nil"/>
          <w:right w:val="nil"/>
          <w:between w:val="nil"/>
        </w:pBdr>
        <w:spacing w:before="200" w:after="40"/>
        <w:jc w:val="center"/>
        <w:rPr>
          <w:color w:val="000000"/>
        </w:rPr>
      </w:pPr>
      <w:r>
        <w:rPr>
          <w:b/>
          <w:bCs/>
          <w:color w:val="003087"/>
          <w:sz w:val="28"/>
          <w:szCs w:val="28"/>
        </w:rPr>
        <w:lastRenderedPageBreak/>
        <w:t>ANEXO III – OBRIGAÇÕES DOS TALENTOS</w:t>
      </w:r>
    </w:p>
    <w:p w14:paraId="1323713B" w14:textId="77777777" w:rsidR="008D4F2E" w:rsidRDefault="00000000">
      <w:pPr>
        <w:pBdr>
          <w:top w:val="nil"/>
          <w:left w:val="nil"/>
          <w:bottom w:val="nil"/>
          <w:right w:val="nil"/>
          <w:between w:val="nil"/>
        </w:pBdr>
        <w:spacing w:after="200"/>
        <w:jc w:val="center"/>
        <w:rPr>
          <w:color w:val="000000"/>
        </w:rPr>
      </w:pPr>
      <w:r>
        <w:rPr>
          <w:b/>
          <w:bCs/>
          <w:i/>
          <w:iCs/>
          <w:color w:val="555555"/>
          <w:sz w:val="22"/>
          <w:szCs w:val="22"/>
        </w:rPr>
        <w:t>EXHIBIT III – TALENT OBLIGATIONS</w:t>
      </w:r>
    </w:p>
    <w:p w14:paraId="51BBB1AF" w14:textId="77777777" w:rsidR="008D4F2E" w:rsidRDefault="008D4F2E">
      <w:pPr>
        <w:pBdr>
          <w:top w:val="nil"/>
          <w:left w:val="nil"/>
          <w:bottom w:val="nil"/>
          <w:right w:val="nil"/>
          <w:between w:val="nil"/>
        </w:pBdr>
        <w:spacing w:before="100" w:after="100"/>
        <w:rPr>
          <w:color w:val="000000"/>
        </w:rPr>
      </w:pPr>
    </w:p>
    <w:tbl>
      <w:tblPr>
        <w:tblStyle w:val="a3"/>
        <w:tblW w:w="10306" w:type="dxa"/>
        <w:tblInd w:w="0" w:type="dxa"/>
        <w:tblLayout w:type="fixed"/>
        <w:tblLook w:val="0400" w:firstRow="0" w:lastRow="0" w:firstColumn="0" w:lastColumn="0" w:noHBand="0" w:noVBand="1"/>
      </w:tblPr>
      <w:tblGrid>
        <w:gridCol w:w="5035"/>
        <w:gridCol w:w="236"/>
        <w:gridCol w:w="5035"/>
      </w:tblGrid>
      <w:tr w:rsidR="008D4F2E" w14:paraId="065B79DC" w14:textId="77777777">
        <w:tc>
          <w:tcPr>
            <w:tcW w:w="5035" w:type="dxa"/>
            <w:shd w:val="clear" w:color="auto" w:fill="FFFFFF"/>
          </w:tcPr>
          <w:p w14:paraId="289C6AD4" w14:textId="77777777" w:rsidR="008D4F2E" w:rsidRPr="00ED60DD" w:rsidRDefault="00000000">
            <w:pPr>
              <w:pBdr>
                <w:top w:val="nil"/>
                <w:left w:val="nil"/>
                <w:bottom w:val="nil"/>
                <w:right w:val="nil"/>
                <w:between w:val="nil"/>
              </w:pBdr>
              <w:spacing w:after="80"/>
              <w:jc w:val="both"/>
              <w:rPr>
                <w:color w:val="000000"/>
                <w:lang w:val="es-AR"/>
              </w:rPr>
            </w:pPr>
            <w:r w:rsidRPr="00ED60DD">
              <w:rPr>
                <w:color w:val="000000"/>
                <w:lang w:val="es-AR"/>
              </w:rPr>
              <w:t>Os Talentos e Influenciadores envolvidos na Campanha deverão:</w:t>
            </w:r>
          </w:p>
        </w:tc>
        <w:tc>
          <w:tcPr>
            <w:tcW w:w="236" w:type="dxa"/>
            <w:tcBorders>
              <w:left w:val="single" w:sz="4" w:space="0" w:color="B8C8E0"/>
              <w:right w:val="single" w:sz="4" w:space="0" w:color="B8C8E0"/>
            </w:tcBorders>
            <w:shd w:val="clear" w:color="auto" w:fill="FFFFFF"/>
          </w:tcPr>
          <w:p w14:paraId="13BB2235"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0D1C00E8" w14:textId="77777777" w:rsidR="008D4F2E" w:rsidRDefault="00000000">
            <w:pPr>
              <w:pBdr>
                <w:top w:val="nil"/>
                <w:left w:val="nil"/>
                <w:bottom w:val="nil"/>
                <w:right w:val="nil"/>
                <w:between w:val="nil"/>
              </w:pBdr>
              <w:spacing w:after="80"/>
              <w:jc w:val="both"/>
              <w:rPr>
                <w:color w:val="000000"/>
              </w:rPr>
            </w:pPr>
            <w:r>
              <w:rPr>
                <w:color w:val="000000"/>
              </w:rPr>
              <w:t>Talents and Influencers involved in the Campaign shall:</w:t>
            </w:r>
          </w:p>
        </w:tc>
      </w:tr>
      <w:tr w:rsidR="008D4F2E" w14:paraId="610A9048" w14:textId="77777777">
        <w:tc>
          <w:tcPr>
            <w:tcW w:w="5035" w:type="dxa"/>
            <w:shd w:val="clear" w:color="auto" w:fill="FFFFFF"/>
          </w:tcPr>
          <w:p w14:paraId="7E5E9B86" w14:textId="77777777" w:rsidR="008D4F2E" w:rsidRPr="00ED60DD" w:rsidRDefault="00000000">
            <w:pPr>
              <w:pBdr>
                <w:top w:val="nil"/>
                <w:left w:val="nil"/>
                <w:bottom w:val="nil"/>
                <w:right w:val="nil"/>
                <w:between w:val="nil"/>
              </w:pBdr>
              <w:spacing w:after="40"/>
              <w:jc w:val="both"/>
              <w:rPr>
                <w:color w:val="000000"/>
                <w:lang w:val="es-AR"/>
              </w:rPr>
            </w:pPr>
            <w:r w:rsidRPr="00ED60DD">
              <w:rPr>
                <w:color w:val="000000"/>
                <w:lang w:val="es-AR"/>
              </w:rPr>
              <w:t>(a) cumprir integralmente a Legislação Aplicável, incluindo regulamentações relacionadas à publicidade, propriedade intelectual, direitos de imagem, proteção ao consumidor, privacidade, proteção de dados, jogos e apostas, incluindo regulamentações da SPA/MF e regras do CONAR;</w:t>
            </w:r>
          </w:p>
        </w:tc>
        <w:tc>
          <w:tcPr>
            <w:tcW w:w="236" w:type="dxa"/>
            <w:tcBorders>
              <w:left w:val="single" w:sz="4" w:space="0" w:color="B8C8E0"/>
              <w:right w:val="single" w:sz="4" w:space="0" w:color="B8C8E0"/>
            </w:tcBorders>
            <w:shd w:val="clear" w:color="auto" w:fill="FFFFFF"/>
          </w:tcPr>
          <w:p w14:paraId="0E816323"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14C4E825" w14:textId="77777777" w:rsidR="008D4F2E" w:rsidRDefault="00000000">
            <w:pPr>
              <w:pBdr>
                <w:top w:val="nil"/>
                <w:left w:val="nil"/>
                <w:bottom w:val="nil"/>
                <w:right w:val="nil"/>
                <w:between w:val="nil"/>
              </w:pBdr>
              <w:spacing w:after="40"/>
              <w:jc w:val="both"/>
              <w:rPr>
                <w:color w:val="000000"/>
              </w:rPr>
            </w:pPr>
            <w:r>
              <w:rPr>
                <w:color w:val="000000"/>
              </w:rPr>
              <w:t>(a) fully comply with Applicable Law, including regulations relating to advertising, intellectual property, image rights, consumer protection, privacy, data protection, gaming and betting activities, including SPA/MF regulations and CONAR rules;</w:t>
            </w:r>
          </w:p>
        </w:tc>
      </w:tr>
      <w:tr w:rsidR="008D4F2E" w14:paraId="2DA3EA6C" w14:textId="77777777">
        <w:tc>
          <w:tcPr>
            <w:tcW w:w="5035" w:type="dxa"/>
            <w:shd w:val="clear" w:color="auto" w:fill="FFFFFF"/>
          </w:tcPr>
          <w:p w14:paraId="6D4E06E0" w14:textId="77777777" w:rsidR="008D4F2E" w:rsidRPr="00ED60DD" w:rsidRDefault="00000000">
            <w:pPr>
              <w:pBdr>
                <w:top w:val="nil"/>
                <w:left w:val="nil"/>
                <w:bottom w:val="nil"/>
                <w:right w:val="nil"/>
                <w:between w:val="nil"/>
              </w:pBdr>
              <w:spacing w:after="80"/>
              <w:jc w:val="both"/>
              <w:rPr>
                <w:color w:val="000000"/>
                <w:lang w:val="es-AR"/>
              </w:rPr>
            </w:pPr>
            <w:r w:rsidRPr="00ED60DD">
              <w:rPr>
                <w:color w:val="000000"/>
                <w:lang w:val="es-AR"/>
              </w:rPr>
              <w:t>(b) cumprir todas as políticas, diretrizes, instruções, requisitos de compliance, regras de publicidade responsável e “Do’s and Don’ts” comunicados pela CONTRATANTE e/ou pela CONTRATADA;</w:t>
            </w:r>
          </w:p>
        </w:tc>
        <w:tc>
          <w:tcPr>
            <w:tcW w:w="236" w:type="dxa"/>
            <w:tcBorders>
              <w:left w:val="single" w:sz="4" w:space="0" w:color="B8C8E0"/>
              <w:right w:val="single" w:sz="4" w:space="0" w:color="B8C8E0"/>
            </w:tcBorders>
            <w:shd w:val="clear" w:color="auto" w:fill="FFFFFF"/>
          </w:tcPr>
          <w:p w14:paraId="656AAEB7"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48BD9FAF" w14:textId="77777777" w:rsidR="008D4F2E" w:rsidRDefault="00000000">
            <w:pPr>
              <w:pBdr>
                <w:top w:val="nil"/>
                <w:left w:val="nil"/>
                <w:bottom w:val="nil"/>
                <w:right w:val="nil"/>
                <w:between w:val="nil"/>
              </w:pBdr>
              <w:spacing w:after="80"/>
              <w:jc w:val="both"/>
              <w:rPr>
                <w:color w:val="000000"/>
              </w:rPr>
            </w:pPr>
            <w:r>
              <w:rPr>
                <w:color w:val="000000"/>
              </w:rPr>
              <w:t>(b) comply with all policies, guidelines, instructions, compliance requirements, responsible advertising rules and “Do’s and Don’ts” communicated by the CLIENT and/or the SERVICE PROVIDER;</w:t>
            </w:r>
          </w:p>
        </w:tc>
      </w:tr>
      <w:tr w:rsidR="008D4F2E" w14:paraId="2A5BA0C3" w14:textId="77777777">
        <w:tc>
          <w:tcPr>
            <w:tcW w:w="5035" w:type="dxa"/>
            <w:shd w:val="clear" w:color="auto" w:fill="FFFFFF"/>
          </w:tcPr>
          <w:p w14:paraId="0464EFA7" w14:textId="77777777" w:rsidR="008D4F2E" w:rsidRPr="00ED60DD" w:rsidRDefault="00000000">
            <w:pPr>
              <w:pBdr>
                <w:top w:val="nil"/>
                <w:left w:val="nil"/>
                <w:bottom w:val="nil"/>
                <w:right w:val="nil"/>
                <w:between w:val="nil"/>
              </w:pBdr>
              <w:spacing w:after="80"/>
              <w:jc w:val="both"/>
              <w:rPr>
                <w:color w:val="000000"/>
                <w:lang w:val="es-AR"/>
              </w:rPr>
            </w:pPr>
            <w:r w:rsidRPr="00ED60DD">
              <w:rPr>
                <w:color w:val="000000"/>
                <w:lang w:val="es-AR"/>
              </w:rPr>
              <w:t>(c) incluir, em todos os conteúdos relacionados à Campanha, os avisos obrigatórios, restrições etárias, disclosures de publicidade, avisos de jogo responsável e demais divulgações legalmente exigidas;</w:t>
            </w:r>
          </w:p>
        </w:tc>
        <w:tc>
          <w:tcPr>
            <w:tcW w:w="236" w:type="dxa"/>
            <w:tcBorders>
              <w:left w:val="single" w:sz="4" w:space="0" w:color="B8C8E0"/>
              <w:right w:val="single" w:sz="4" w:space="0" w:color="B8C8E0"/>
            </w:tcBorders>
            <w:shd w:val="clear" w:color="auto" w:fill="FFFFFF"/>
          </w:tcPr>
          <w:p w14:paraId="2F4A98E9"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5BD8E1CF" w14:textId="77777777" w:rsidR="008D4F2E" w:rsidRDefault="00000000">
            <w:pPr>
              <w:pBdr>
                <w:top w:val="nil"/>
                <w:left w:val="nil"/>
                <w:bottom w:val="nil"/>
                <w:right w:val="nil"/>
                <w:between w:val="nil"/>
              </w:pBdr>
              <w:spacing w:after="80"/>
              <w:jc w:val="both"/>
              <w:rPr>
                <w:color w:val="000000"/>
              </w:rPr>
            </w:pPr>
            <w:r>
              <w:rPr>
                <w:color w:val="000000"/>
              </w:rPr>
              <w:t>(c) include in all Campaign-related content all mandatory warnings, age restrictions, advertising disclosures, responsible gambling warnings and any other legally required notices;</w:t>
            </w:r>
          </w:p>
        </w:tc>
      </w:tr>
      <w:tr w:rsidR="008D4F2E" w14:paraId="28BBB92F" w14:textId="77777777">
        <w:tc>
          <w:tcPr>
            <w:tcW w:w="5035" w:type="dxa"/>
            <w:shd w:val="clear" w:color="auto" w:fill="FFFFFF"/>
          </w:tcPr>
          <w:p w14:paraId="18331529" w14:textId="77777777" w:rsidR="008D4F2E" w:rsidRPr="00ED60DD" w:rsidRDefault="00000000">
            <w:pPr>
              <w:pBdr>
                <w:top w:val="nil"/>
                <w:left w:val="nil"/>
                <w:bottom w:val="nil"/>
                <w:right w:val="nil"/>
                <w:between w:val="nil"/>
              </w:pBdr>
              <w:spacing w:after="80"/>
              <w:jc w:val="both"/>
              <w:rPr>
                <w:color w:val="000000"/>
                <w:lang w:val="es-AR"/>
              </w:rPr>
            </w:pPr>
            <w:r w:rsidRPr="00ED60DD">
              <w:rPr>
                <w:color w:val="000000"/>
                <w:lang w:val="es-AR"/>
              </w:rPr>
              <w:t>(d) não direcionar conteúdos a menores de idade, pessoas autoexcluídas ou públicos vulneráveis;</w:t>
            </w:r>
          </w:p>
        </w:tc>
        <w:tc>
          <w:tcPr>
            <w:tcW w:w="236" w:type="dxa"/>
            <w:tcBorders>
              <w:left w:val="single" w:sz="4" w:space="0" w:color="B8C8E0"/>
              <w:right w:val="single" w:sz="4" w:space="0" w:color="B8C8E0"/>
            </w:tcBorders>
            <w:shd w:val="clear" w:color="auto" w:fill="FFFFFF"/>
          </w:tcPr>
          <w:p w14:paraId="7ABF81D5"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1FE4D492" w14:textId="77777777" w:rsidR="008D4F2E" w:rsidRDefault="00000000">
            <w:pPr>
              <w:pBdr>
                <w:top w:val="nil"/>
                <w:left w:val="nil"/>
                <w:bottom w:val="nil"/>
                <w:right w:val="nil"/>
                <w:between w:val="nil"/>
              </w:pBdr>
              <w:spacing w:after="80"/>
              <w:jc w:val="both"/>
              <w:rPr>
                <w:color w:val="000000"/>
              </w:rPr>
            </w:pPr>
            <w:r>
              <w:rPr>
                <w:color w:val="000000"/>
              </w:rPr>
              <w:t>(d) refrain from targeting minors, self-excluded individuals or vulnerable persons;</w:t>
            </w:r>
          </w:p>
        </w:tc>
      </w:tr>
      <w:tr w:rsidR="008D4F2E" w14:paraId="5847BB58" w14:textId="77777777">
        <w:tc>
          <w:tcPr>
            <w:tcW w:w="5035" w:type="dxa"/>
            <w:shd w:val="clear" w:color="auto" w:fill="FFFFFF"/>
          </w:tcPr>
          <w:p w14:paraId="44BC193D" w14:textId="77777777" w:rsidR="008D4F2E" w:rsidRPr="00ED60DD" w:rsidRDefault="00000000">
            <w:pPr>
              <w:pBdr>
                <w:top w:val="nil"/>
                <w:left w:val="nil"/>
                <w:bottom w:val="nil"/>
                <w:right w:val="nil"/>
                <w:between w:val="nil"/>
              </w:pBdr>
              <w:spacing w:after="80"/>
              <w:jc w:val="both"/>
              <w:rPr>
                <w:color w:val="000000"/>
                <w:lang w:val="es-AR"/>
              </w:rPr>
            </w:pPr>
            <w:r w:rsidRPr="00ED60DD">
              <w:rPr>
                <w:color w:val="000000"/>
                <w:lang w:val="es-AR"/>
              </w:rPr>
              <w:t>(e) não realizar declarações enganosas, discriminatórias, ofensivas, ilícitas ou que garantam ganhos financeiros;</w:t>
            </w:r>
          </w:p>
        </w:tc>
        <w:tc>
          <w:tcPr>
            <w:tcW w:w="236" w:type="dxa"/>
            <w:tcBorders>
              <w:left w:val="single" w:sz="4" w:space="0" w:color="B8C8E0"/>
              <w:right w:val="single" w:sz="4" w:space="0" w:color="B8C8E0"/>
            </w:tcBorders>
            <w:shd w:val="clear" w:color="auto" w:fill="FFFFFF"/>
          </w:tcPr>
          <w:p w14:paraId="7F2118D7"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33C2EE96" w14:textId="77777777" w:rsidR="008D4F2E" w:rsidRDefault="00000000">
            <w:pPr>
              <w:pBdr>
                <w:top w:val="nil"/>
                <w:left w:val="nil"/>
                <w:bottom w:val="nil"/>
                <w:right w:val="nil"/>
                <w:between w:val="nil"/>
              </w:pBdr>
              <w:spacing w:after="80"/>
              <w:jc w:val="both"/>
              <w:rPr>
                <w:color w:val="000000"/>
              </w:rPr>
            </w:pPr>
            <w:r>
              <w:rPr>
                <w:color w:val="000000"/>
              </w:rPr>
              <w:t>(e) refrain from making misleading, discriminatory, offensive, unlawful statements or statements guaranteeing financial winnings or returns;</w:t>
            </w:r>
          </w:p>
        </w:tc>
      </w:tr>
      <w:tr w:rsidR="008D4F2E" w14:paraId="54D06F4B" w14:textId="77777777">
        <w:tc>
          <w:tcPr>
            <w:tcW w:w="5035" w:type="dxa"/>
            <w:shd w:val="clear" w:color="auto" w:fill="FFFFFF"/>
          </w:tcPr>
          <w:p w14:paraId="52EB0A6A" w14:textId="77777777" w:rsidR="008D4F2E" w:rsidRPr="00ED60DD" w:rsidRDefault="00000000">
            <w:pPr>
              <w:pBdr>
                <w:top w:val="nil"/>
                <w:left w:val="nil"/>
                <w:bottom w:val="nil"/>
                <w:right w:val="nil"/>
                <w:between w:val="nil"/>
              </w:pBdr>
              <w:spacing w:after="80"/>
              <w:jc w:val="both"/>
              <w:rPr>
                <w:color w:val="000000"/>
                <w:lang w:val="es-AR"/>
              </w:rPr>
            </w:pPr>
            <w:r w:rsidRPr="00ED60DD">
              <w:rPr>
                <w:color w:val="000000"/>
                <w:lang w:val="es-AR"/>
              </w:rPr>
              <w:t>(f) manter conduta compatível com os padrões éticos, reputacionais e regulatórios exigidos pela CONTRATANTE;</w:t>
            </w:r>
          </w:p>
        </w:tc>
        <w:tc>
          <w:tcPr>
            <w:tcW w:w="236" w:type="dxa"/>
            <w:tcBorders>
              <w:left w:val="single" w:sz="4" w:space="0" w:color="B8C8E0"/>
              <w:right w:val="single" w:sz="4" w:space="0" w:color="B8C8E0"/>
            </w:tcBorders>
            <w:shd w:val="clear" w:color="auto" w:fill="FFFFFF"/>
          </w:tcPr>
          <w:p w14:paraId="1DFB707B"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5216EEB5" w14:textId="77777777" w:rsidR="008D4F2E" w:rsidRDefault="00000000">
            <w:pPr>
              <w:pBdr>
                <w:top w:val="nil"/>
                <w:left w:val="nil"/>
                <w:bottom w:val="nil"/>
                <w:right w:val="nil"/>
                <w:between w:val="nil"/>
              </w:pBdr>
              <w:spacing w:after="80"/>
              <w:jc w:val="both"/>
              <w:rPr>
                <w:color w:val="000000"/>
              </w:rPr>
            </w:pPr>
            <w:r>
              <w:rPr>
                <w:color w:val="000000"/>
              </w:rPr>
              <w:t>(f) maintain conduct consistent with the ethical, reputational and regulatory standards required by the CLIENT;</w:t>
            </w:r>
          </w:p>
        </w:tc>
      </w:tr>
      <w:tr w:rsidR="008D4F2E" w14:paraId="1FE23451" w14:textId="77777777">
        <w:tc>
          <w:tcPr>
            <w:tcW w:w="5035" w:type="dxa"/>
            <w:shd w:val="clear" w:color="auto" w:fill="FFFFFF"/>
          </w:tcPr>
          <w:p w14:paraId="5B4A6C68" w14:textId="77777777" w:rsidR="008D4F2E" w:rsidRPr="00ED60DD" w:rsidRDefault="00000000">
            <w:pPr>
              <w:pBdr>
                <w:top w:val="nil"/>
                <w:left w:val="nil"/>
                <w:bottom w:val="nil"/>
                <w:right w:val="nil"/>
                <w:between w:val="nil"/>
              </w:pBdr>
              <w:spacing w:after="80"/>
              <w:jc w:val="both"/>
              <w:rPr>
                <w:color w:val="000000"/>
                <w:lang w:val="es-AR"/>
              </w:rPr>
            </w:pPr>
            <w:r w:rsidRPr="00ED60DD">
              <w:rPr>
                <w:color w:val="000000"/>
                <w:lang w:val="es-AR"/>
              </w:rPr>
              <w:t>(g) não associar a Campanha, a CONTRATANTE ou suas marcas a conteúdos ilegais, discriminatórios, ofensivos, políticos, extremistas ou incompatíveis com padrões de brand safety;</w:t>
            </w:r>
          </w:p>
        </w:tc>
        <w:tc>
          <w:tcPr>
            <w:tcW w:w="236" w:type="dxa"/>
            <w:tcBorders>
              <w:left w:val="single" w:sz="4" w:space="0" w:color="B8C8E0"/>
              <w:right w:val="single" w:sz="4" w:space="0" w:color="B8C8E0"/>
            </w:tcBorders>
            <w:shd w:val="clear" w:color="auto" w:fill="FFFFFF"/>
          </w:tcPr>
          <w:p w14:paraId="512DBBA7"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6284E8C2" w14:textId="77777777" w:rsidR="008D4F2E" w:rsidRDefault="00000000">
            <w:pPr>
              <w:pBdr>
                <w:top w:val="nil"/>
                <w:left w:val="nil"/>
                <w:bottom w:val="nil"/>
                <w:right w:val="nil"/>
                <w:between w:val="nil"/>
              </w:pBdr>
              <w:spacing w:after="80"/>
              <w:jc w:val="both"/>
              <w:rPr>
                <w:color w:val="000000"/>
              </w:rPr>
            </w:pPr>
            <w:r>
              <w:rPr>
                <w:color w:val="000000"/>
              </w:rPr>
              <w:t>(g) refrain from associating the Campaign, the CLIENT or its brands with illegal, discriminatory, offensive, political, extremist content or any content incompatible with brand safety standards;</w:t>
            </w:r>
          </w:p>
        </w:tc>
      </w:tr>
      <w:tr w:rsidR="008D4F2E" w14:paraId="75AD9BD3" w14:textId="77777777">
        <w:tc>
          <w:tcPr>
            <w:tcW w:w="5035" w:type="dxa"/>
            <w:shd w:val="clear" w:color="auto" w:fill="FFFFFF"/>
          </w:tcPr>
          <w:p w14:paraId="43FDD919" w14:textId="77777777" w:rsidR="008D4F2E" w:rsidRPr="00ED60DD" w:rsidRDefault="00000000">
            <w:pPr>
              <w:pBdr>
                <w:top w:val="nil"/>
                <w:left w:val="nil"/>
                <w:bottom w:val="nil"/>
                <w:right w:val="nil"/>
                <w:between w:val="nil"/>
              </w:pBdr>
              <w:spacing w:after="80"/>
              <w:jc w:val="both"/>
              <w:rPr>
                <w:color w:val="000000"/>
                <w:lang w:val="es-AR"/>
              </w:rPr>
            </w:pPr>
            <w:r w:rsidRPr="00ED60DD">
              <w:rPr>
                <w:color w:val="000000"/>
                <w:lang w:val="es-AR"/>
              </w:rPr>
              <w:t>(h) manter os conteúdos relacionados à Campanha disponíveis pelo período solicitado pela CONTRATANTE;</w:t>
            </w:r>
          </w:p>
        </w:tc>
        <w:tc>
          <w:tcPr>
            <w:tcW w:w="236" w:type="dxa"/>
            <w:tcBorders>
              <w:left w:val="single" w:sz="4" w:space="0" w:color="B8C8E0"/>
              <w:right w:val="single" w:sz="4" w:space="0" w:color="B8C8E0"/>
            </w:tcBorders>
            <w:shd w:val="clear" w:color="auto" w:fill="FFFFFF"/>
          </w:tcPr>
          <w:p w14:paraId="7C7E6D78"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193A892F" w14:textId="77777777" w:rsidR="008D4F2E" w:rsidRDefault="00000000">
            <w:pPr>
              <w:pBdr>
                <w:top w:val="nil"/>
                <w:left w:val="nil"/>
                <w:bottom w:val="nil"/>
                <w:right w:val="nil"/>
                <w:between w:val="nil"/>
              </w:pBdr>
              <w:spacing w:after="80"/>
              <w:jc w:val="both"/>
              <w:rPr>
                <w:color w:val="000000"/>
              </w:rPr>
            </w:pPr>
            <w:r>
              <w:rPr>
                <w:color w:val="000000"/>
              </w:rPr>
              <w:t>(h) maintain Campaign-related content publicly available for the period requested by the CLIENT;</w:t>
            </w:r>
          </w:p>
        </w:tc>
      </w:tr>
      <w:tr w:rsidR="008D4F2E" w14:paraId="3327D726" w14:textId="77777777">
        <w:tc>
          <w:tcPr>
            <w:tcW w:w="5035" w:type="dxa"/>
            <w:shd w:val="clear" w:color="auto" w:fill="FFFFFF"/>
          </w:tcPr>
          <w:p w14:paraId="203FDFFF" w14:textId="77777777" w:rsidR="008D4F2E" w:rsidRPr="00ED60DD" w:rsidRDefault="00000000">
            <w:pPr>
              <w:pBdr>
                <w:top w:val="nil"/>
                <w:left w:val="nil"/>
                <w:bottom w:val="nil"/>
                <w:right w:val="nil"/>
                <w:between w:val="nil"/>
              </w:pBdr>
              <w:spacing w:after="80"/>
              <w:jc w:val="both"/>
              <w:rPr>
                <w:color w:val="000000"/>
                <w:lang w:val="es-AR"/>
              </w:rPr>
            </w:pPr>
            <w:r w:rsidRPr="00ED60DD">
              <w:rPr>
                <w:color w:val="000000"/>
                <w:lang w:val="es-AR"/>
              </w:rPr>
              <w:t>(i) comunicar imediatamente à CONTRATANTE e à CONTRATADA quaisquer investigações, processos, incidentes reputacionais ou situações que possam impactar negativamente a Campanha ou a imagem da CONTRATANTE; e</w:t>
            </w:r>
          </w:p>
        </w:tc>
        <w:tc>
          <w:tcPr>
            <w:tcW w:w="236" w:type="dxa"/>
            <w:tcBorders>
              <w:left w:val="single" w:sz="4" w:space="0" w:color="B8C8E0"/>
              <w:right w:val="single" w:sz="4" w:space="0" w:color="B8C8E0"/>
            </w:tcBorders>
            <w:shd w:val="clear" w:color="auto" w:fill="FFFFFF"/>
          </w:tcPr>
          <w:p w14:paraId="4D80F44E"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672936CA" w14:textId="77777777" w:rsidR="008D4F2E" w:rsidRDefault="00000000">
            <w:pPr>
              <w:pBdr>
                <w:top w:val="nil"/>
                <w:left w:val="nil"/>
                <w:bottom w:val="nil"/>
                <w:right w:val="nil"/>
                <w:between w:val="nil"/>
              </w:pBdr>
              <w:spacing w:after="80"/>
              <w:jc w:val="both"/>
              <w:rPr>
                <w:color w:val="000000"/>
              </w:rPr>
            </w:pPr>
            <w:r>
              <w:rPr>
                <w:color w:val="000000"/>
              </w:rPr>
              <w:t>(i) immediately notify the CLIENT and the SERVICE PROVIDER of any investigations, proceedings, reputational incidents or situations that may negatively impact the Campaign or the CLIENT’s image; and</w:t>
            </w:r>
          </w:p>
        </w:tc>
      </w:tr>
      <w:tr w:rsidR="008D4F2E" w14:paraId="71EACEE7" w14:textId="77777777">
        <w:tc>
          <w:tcPr>
            <w:tcW w:w="5035" w:type="dxa"/>
            <w:shd w:val="clear" w:color="auto" w:fill="FFFFFF"/>
          </w:tcPr>
          <w:p w14:paraId="1A7598A2" w14:textId="77777777" w:rsidR="008D4F2E" w:rsidRPr="00ED60DD" w:rsidRDefault="00000000">
            <w:pPr>
              <w:pBdr>
                <w:top w:val="nil"/>
                <w:left w:val="nil"/>
                <w:bottom w:val="nil"/>
                <w:right w:val="nil"/>
                <w:between w:val="nil"/>
              </w:pBdr>
              <w:spacing w:after="80"/>
              <w:jc w:val="both"/>
              <w:rPr>
                <w:color w:val="000000"/>
                <w:lang w:val="es-AR"/>
              </w:rPr>
            </w:pPr>
            <w:r w:rsidRPr="00ED60DD">
              <w:rPr>
                <w:color w:val="000000"/>
                <w:lang w:val="es-AR"/>
              </w:rPr>
              <w:t>(j) cumprir imediatamente quaisquer solicitações de remoção, alteração, suspensão ou adequação de conteúdos relacionadas à Campanha.</w:t>
            </w:r>
          </w:p>
        </w:tc>
        <w:tc>
          <w:tcPr>
            <w:tcW w:w="236" w:type="dxa"/>
            <w:tcBorders>
              <w:left w:val="single" w:sz="4" w:space="0" w:color="B8C8E0"/>
              <w:right w:val="single" w:sz="4" w:space="0" w:color="B8C8E0"/>
            </w:tcBorders>
            <w:shd w:val="clear" w:color="auto" w:fill="FFFFFF"/>
          </w:tcPr>
          <w:p w14:paraId="2C6D51CC" w14:textId="77777777" w:rsidR="008D4F2E" w:rsidRPr="00ED60DD" w:rsidRDefault="008D4F2E">
            <w:pPr>
              <w:pBdr>
                <w:top w:val="nil"/>
                <w:left w:val="nil"/>
                <w:bottom w:val="nil"/>
                <w:right w:val="nil"/>
                <w:between w:val="nil"/>
              </w:pBdr>
              <w:spacing w:after="40"/>
              <w:jc w:val="both"/>
              <w:rPr>
                <w:color w:val="000000"/>
                <w:lang w:val="es-AR"/>
              </w:rPr>
            </w:pPr>
          </w:p>
        </w:tc>
        <w:tc>
          <w:tcPr>
            <w:tcW w:w="5035" w:type="dxa"/>
            <w:shd w:val="clear" w:color="auto" w:fill="E8EEF8"/>
          </w:tcPr>
          <w:p w14:paraId="78E7DBDE" w14:textId="77777777" w:rsidR="008D4F2E" w:rsidRDefault="00000000">
            <w:pPr>
              <w:pBdr>
                <w:top w:val="nil"/>
                <w:left w:val="nil"/>
                <w:bottom w:val="nil"/>
                <w:right w:val="nil"/>
                <w:between w:val="nil"/>
              </w:pBdr>
              <w:spacing w:after="80"/>
              <w:jc w:val="both"/>
              <w:rPr>
                <w:color w:val="000000"/>
              </w:rPr>
            </w:pPr>
            <w:r>
              <w:rPr>
                <w:color w:val="000000"/>
              </w:rPr>
              <w:t>(j) immediately comply with any requests for removal, amendment, suspension or adjustment of Campaign-related content.</w:t>
            </w:r>
          </w:p>
        </w:tc>
      </w:tr>
      <w:tr w:rsidR="008D4F2E" w14:paraId="30A32D6A" w14:textId="77777777">
        <w:tc>
          <w:tcPr>
            <w:tcW w:w="5035" w:type="dxa"/>
            <w:shd w:val="clear" w:color="auto" w:fill="FFFFFF"/>
          </w:tcPr>
          <w:p w14:paraId="58106C7A" w14:textId="77777777" w:rsidR="008D4F2E" w:rsidRDefault="00000000">
            <w:pPr>
              <w:pBdr>
                <w:top w:val="nil"/>
                <w:left w:val="nil"/>
                <w:bottom w:val="nil"/>
                <w:right w:val="nil"/>
                <w:between w:val="nil"/>
              </w:pBdr>
              <w:spacing w:after="80"/>
              <w:jc w:val="both"/>
              <w:rPr>
                <w:color w:val="000000"/>
              </w:rPr>
            </w:pPr>
            <w:r>
              <w:rPr>
                <w:color w:val="000000"/>
              </w:rPr>
              <w:t>‍</w:t>
            </w:r>
          </w:p>
        </w:tc>
        <w:tc>
          <w:tcPr>
            <w:tcW w:w="236" w:type="dxa"/>
            <w:tcBorders>
              <w:left w:val="single" w:sz="4" w:space="0" w:color="B8C8E0"/>
              <w:right w:val="single" w:sz="4" w:space="0" w:color="B8C8E0"/>
            </w:tcBorders>
            <w:shd w:val="clear" w:color="auto" w:fill="FFFFFF"/>
          </w:tcPr>
          <w:p w14:paraId="091E6834" w14:textId="77777777" w:rsidR="008D4F2E" w:rsidRDefault="008D4F2E">
            <w:pPr>
              <w:pBdr>
                <w:top w:val="nil"/>
                <w:left w:val="nil"/>
                <w:bottom w:val="nil"/>
                <w:right w:val="nil"/>
                <w:between w:val="nil"/>
              </w:pBdr>
              <w:spacing w:after="40"/>
              <w:jc w:val="both"/>
              <w:rPr>
                <w:color w:val="000000"/>
              </w:rPr>
            </w:pPr>
          </w:p>
        </w:tc>
        <w:tc>
          <w:tcPr>
            <w:tcW w:w="5035" w:type="dxa"/>
            <w:shd w:val="clear" w:color="auto" w:fill="E8EEF8"/>
          </w:tcPr>
          <w:p w14:paraId="6E904B3C" w14:textId="77777777" w:rsidR="008D4F2E" w:rsidRDefault="008D4F2E">
            <w:pPr>
              <w:pBdr>
                <w:top w:val="nil"/>
                <w:left w:val="nil"/>
                <w:bottom w:val="nil"/>
                <w:right w:val="nil"/>
                <w:between w:val="nil"/>
              </w:pBdr>
              <w:spacing w:after="80"/>
              <w:jc w:val="both"/>
              <w:rPr>
                <w:color w:val="000000"/>
              </w:rPr>
            </w:pPr>
          </w:p>
        </w:tc>
      </w:tr>
    </w:tbl>
    <w:p w14:paraId="7F1215A5" w14:textId="77777777" w:rsidR="008D4F2E" w:rsidRDefault="00000000">
      <w:pPr>
        <w:pBdr>
          <w:top w:val="nil"/>
          <w:left w:val="nil"/>
          <w:bottom w:val="nil"/>
          <w:right w:val="nil"/>
          <w:between w:val="nil"/>
        </w:pBdr>
        <w:rPr>
          <w:b/>
          <w:bCs/>
          <w:i/>
          <w:iCs/>
          <w:color w:val="555555"/>
          <w:sz w:val="22"/>
          <w:szCs w:val="22"/>
        </w:rPr>
      </w:pPr>
      <w:r>
        <w:rPr>
          <w:color w:val="000000"/>
        </w:rPr>
        <w:t xml:space="preserve">     </w:t>
      </w:r>
    </w:p>
    <w:sectPr w:rsidR="008D4F2E">
      <w:headerReference w:type="even" r:id="rId10"/>
      <w:headerReference w:type="default" r:id="rId11"/>
      <w:footerReference w:type="even" r:id="rId12"/>
      <w:footerReference w:type="default" r:id="rId13"/>
      <w:headerReference w:type="first" r:id="rId14"/>
      <w:footerReference w:type="first" r:id="rId15"/>
      <w:pgSz w:w="11906" w:h="16838"/>
      <w:pgMar w:top="900" w:right="800" w:bottom="900" w:left="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7A89E" w14:textId="77777777" w:rsidR="00926EDF" w:rsidRDefault="00926EDF">
      <w:r>
        <w:separator/>
      </w:r>
    </w:p>
  </w:endnote>
  <w:endnote w:type="continuationSeparator" w:id="0">
    <w:p w14:paraId="32EB2E27" w14:textId="77777777" w:rsidR="00926EDF" w:rsidRDefault="00926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embedRegular r:id="rId1" w:fontKey="{5572AF24-8B33-46A8-8E3B-8C7D49060587}"/>
    <w:embedBold r:id="rId2" w:fontKey="{215194EC-E33C-442C-BD9B-BABA5AB475D5}"/>
    <w:embedItalic r:id="rId3" w:fontKey="{130503D7-7881-487E-B54F-F3916ED4B2E7}"/>
    <w:embedBoldItalic r:id="rId4" w:fontKey="{EE926017-3B6E-430E-B318-3BDC82643D0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D16A34F5-C271-4FBE-A008-33A2A95FA90A}"/>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6" w:fontKey="{05CFD030-FA56-499C-9065-0AA0BBA17BF1}"/>
  </w:font>
  <w:font w:name="Cambria">
    <w:panose1 w:val="02040503050406030204"/>
    <w:charset w:val="00"/>
    <w:family w:val="roman"/>
    <w:pitch w:val="variable"/>
    <w:sig w:usb0="E00006FF" w:usb1="420024FF" w:usb2="02000000" w:usb3="00000000" w:csb0="0000019F" w:csb1="00000000"/>
    <w:embedRegular r:id="rId7" w:fontKey="{DBC9C7C7-923C-4F3D-A132-5CFF34719E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6C490" w14:textId="77777777" w:rsidR="008D4F2E" w:rsidRDefault="008D4F2E">
    <w:pPr>
      <w:pBdr>
        <w:top w:val="nil"/>
        <w:left w:val="nil"/>
        <w:bottom w:val="nil"/>
        <w:right w:val="nil"/>
        <w:between w:val="nil"/>
      </w:pBd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2F5E0" w14:textId="77777777" w:rsidR="008D4F2E" w:rsidRDefault="00000000">
    <w:pPr>
      <w:pBdr>
        <w:top w:val="nil"/>
        <w:left w:val="nil"/>
        <w:bottom w:val="nil"/>
        <w:right w:val="nil"/>
        <w:between w:val="nil"/>
      </w:pBdr>
      <w:tabs>
        <w:tab w:val="right" w:pos="10306"/>
      </w:tabs>
      <w:spacing w:before="60"/>
      <w:rPr>
        <w:color w:val="000000"/>
      </w:rPr>
    </w:pPr>
    <w:r>
      <w:rPr>
        <w:color w:val="555555"/>
        <w:sz w:val="15"/>
        <w:szCs w:val="15"/>
      </w:rPr>
      <w:t>Confidencial / Confidential  |  AMPFY × BETWARRIOR 2026</w:t>
    </w:r>
    <w:r>
      <w:rPr>
        <w:color w:val="000000"/>
      </w:rPr>
      <w:tab/>
    </w:r>
    <w:r>
      <w:rPr>
        <w:color w:val="000000"/>
      </w:rPr>
      <w:fldChar w:fldCharType="begin"/>
    </w:r>
    <w:r>
      <w:rPr>
        <w:color w:val="000000"/>
      </w:rPr>
      <w:instrText>PAGE</w:instrText>
    </w:r>
    <w:r>
      <w:rPr>
        <w:color w:val="000000"/>
      </w:rPr>
      <w:fldChar w:fldCharType="separate"/>
    </w:r>
    <w:r w:rsidR="00ED60DD">
      <w:rPr>
        <w:noProof/>
        <w:color w:val="000000"/>
      </w:rPr>
      <w:t>1</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4D7A" w14:textId="77777777" w:rsidR="008D4F2E" w:rsidRDefault="00000000">
    <w:pPr>
      <w:pBdr>
        <w:top w:val="nil"/>
        <w:left w:val="nil"/>
        <w:bottom w:val="nil"/>
        <w:right w:val="nil"/>
        <w:between w:val="nil"/>
      </w:pBdr>
      <w:tabs>
        <w:tab w:val="right" w:pos="10306"/>
      </w:tabs>
      <w:spacing w:before="60"/>
      <w:rPr>
        <w:color w:val="000000"/>
      </w:rPr>
    </w:pPr>
    <w:r>
      <w:rPr>
        <w:color w:val="555555"/>
        <w:sz w:val="15"/>
        <w:szCs w:val="15"/>
      </w:rPr>
      <w:t>Confidencial / Confidential  |  AMPFY × BETWARRIOR 2026</w:t>
    </w:r>
    <w:r>
      <w:rPr>
        <w:color w:val="000000"/>
      </w:rPr>
      <w:tab/>
    </w:r>
    <w:r>
      <w:rPr>
        <w:color w:val="000000"/>
      </w:rPr>
      <w:fldChar w:fldCharType="begin"/>
    </w:r>
    <w:r>
      <w:rPr>
        <w:color w:val="000000"/>
      </w:rPr>
      <w:instrText>PAGE</w:instrText>
    </w:r>
    <w:r>
      <w:rPr>
        <w:color w:val="000000"/>
      </w:rPr>
      <w:fldChar w:fldCharType="separate"/>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6CAD2" w14:textId="77777777" w:rsidR="00926EDF" w:rsidRDefault="00926EDF">
      <w:r>
        <w:separator/>
      </w:r>
    </w:p>
  </w:footnote>
  <w:footnote w:type="continuationSeparator" w:id="0">
    <w:p w14:paraId="2F5DBBD6" w14:textId="77777777" w:rsidR="00926EDF" w:rsidRDefault="00926E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38E70" w14:textId="77777777" w:rsidR="008D4F2E" w:rsidRDefault="008D4F2E">
    <w:pPr>
      <w:pBdr>
        <w:top w:val="nil"/>
        <w:left w:val="nil"/>
        <w:bottom w:val="nil"/>
        <w:right w:val="nil"/>
        <w:between w:val="nil"/>
      </w:pBd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F1C2E" w14:textId="77777777" w:rsidR="008D4F2E" w:rsidRPr="00ED60DD" w:rsidRDefault="00000000">
    <w:pPr>
      <w:pBdr>
        <w:top w:val="nil"/>
        <w:left w:val="nil"/>
        <w:bottom w:val="nil"/>
        <w:right w:val="nil"/>
        <w:between w:val="nil"/>
      </w:pBdr>
      <w:tabs>
        <w:tab w:val="right" w:pos="10306"/>
      </w:tabs>
      <w:spacing w:before="160"/>
      <w:rPr>
        <w:color w:val="000000"/>
        <w:lang w:val="es-AR"/>
      </w:rPr>
    </w:pPr>
    <w:r w:rsidRPr="00ED60DD">
      <w:rPr>
        <w:b/>
        <w:bCs/>
        <w:color w:val="003087"/>
        <w:lang w:val="es-AR"/>
      </w:rPr>
      <w:t>Ampfy Publicidade e Marketing LTDA.</w:t>
    </w:r>
    <w:r w:rsidRPr="00ED60DD">
      <w:rPr>
        <w:color w:val="000000"/>
        <w:lang w:val="es-AR"/>
      </w:rPr>
      <w:tab/>
    </w:r>
    <w:r w:rsidRPr="00ED60DD">
      <w:rPr>
        <w:color w:val="555555"/>
        <w:sz w:val="16"/>
        <w:szCs w:val="16"/>
        <w:lang w:val="es-AR"/>
      </w:rPr>
      <w:t>Contrato de Prestação de Serviços  |  Service Agreement</w:t>
    </w:r>
  </w:p>
  <w:p w14:paraId="2178E6A9" w14:textId="77777777" w:rsidR="008D4F2E" w:rsidRPr="00ED60DD" w:rsidRDefault="008D4F2E">
    <w:pPr>
      <w:pBdr>
        <w:top w:val="nil"/>
        <w:left w:val="nil"/>
        <w:bottom w:val="nil"/>
        <w:right w:val="nil"/>
        <w:between w:val="nil"/>
      </w:pBdr>
      <w:spacing w:before="60"/>
      <w:rPr>
        <w:color w:val="000000"/>
        <w:lang w:val="es-A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67401" w14:textId="77777777" w:rsidR="008D4F2E" w:rsidRPr="00ED60DD" w:rsidRDefault="00000000">
    <w:pPr>
      <w:pBdr>
        <w:top w:val="nil"/>
        <w:left w:val="nil"/>
        <w:bottom w:val="nil"/>
        <w:right w:val="nil"/>
        <w:between w:val="nil"/>
      </w:pBdr>
      <w:tabs>
        <w:tab w:val="right" w:pos="10306"/>
      </w:tabs>
      <w:spacing w:before="160"/>
      <w:rPr>
        <w:color w:val="000000"/>
        <w:lang w:val="es-AR"/>
      </w:rPr>
    </w:pPr>
    <w:r w:rsidRPr="00ED60DD">
      <w:rPr>
        <w:b/>
        <w:bCs/>
        <w:color w:val="003087"/>
        <w:lang w:val="es-AR"/>
      </w:rPr>
      <w:t>Ampfy Publicidade e Marketing LTDA.</w:t>
    </w:r>
    <w:r w:rsidRPr="00ED60DD">
      <w:rPr>
        <w:color w:val="000000"/>
        <w:lang w:val="es-AR"/>
      </w:rPr>
      <w:tab/>
    </w:r>
    <w:r w:rsidRPr="00ED60DD">
      <w:rPr>
        <w:color w:val="555555"/>
        <w:sz w:val="16"/>
        <w:szCs w:val="16"/>
        <w:lang w:val="es-AR"/>
      </w:rPr>
      <w:t>Contrato de Prestação de Serviços  |  Service Agreement</w:t>
    </w:r>
  </w:p>
  <w:p w14:paraId="7BFD112B" w14:textId="77777777" w:rsidR="008D4F2E" w:rsidRPr="00ED60DD" w:rsidRDefault="008D4F2E">
    <w:pPr>
      <w:pBdr>
        <w:top w:val="nil"/>
        <w:left w:val="nil"/>
        <w:bottom w:val="nil"/>
        <w:right w:val="nil"/>
        <w:between w:val="nil"/>
      </w:pBdr>
      <w:spacing w:before="60"/>
      <w:rPr>
        <w:color w:val="000000"/>
        <w:lang w:val="es-A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201F4"/>
    <w:multiLevelType w:val="multilevel"/>
    <w:tmpl w:val="5B321A5C"/>
    <w:lvl w:ilvl="0">
      <w:start w:val="1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174515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la Berizzo">
    <w15:presenceInfo w15:providerId="AD" w15:userId="S::galaberizzo@betwarrior.com::9ad8d1a2-3442-412a-8473-2e02574eff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F2E"/>
    <w:rsid w:val="004E69D2"/>
    <w:rsid w:val="008D4F2E"/>
    <w:rsid w:val="00926EDF"/>
    <w:rsid w:val="00ED60D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2A18"/>
  <w15:docId w15:val="{A96E7F5E-AAA3-4B29-82EE-A20BE2CC9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19"/>
        <w:szCs w:val="19"/>
        <w:lang w:val="en"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paragraph" w:styleId="Revisin">
    <w:name w:val="Revision"/>
    <w:hidden/>
    <w:uiPriority w:val="99"/>
    <w:semiHidden/>
    <w:rsid w:val="00ED60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Vk4/lxlaQLE1RonX9bsncOElQ==">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38</Pages>
  <Words>26144</Words>
  <Characters>143793</Characters>
  <Application>Microsoft Office Word</Application>
  <DocSecurity>0</DocSecurity>
  <Lines>1198</Lines>
  <Paragraphs>339</Paragraphs>
  <ScaleCrop>false</ScaleCrop>
  <Company/>
  <LinksUpToDate>false</LinksUpToDate>
  <CharactersWithSpaces>169598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Gala Berizzo</cp:lastModifiedBy>
  <cp:revision>2</cp:revision>
  <dcterms:created xsi:type="dcterms:W3CDTF">2026-06-12T14:39:00Z</dcterms:created>
  <dcterms:modified xsi:type="dcterms:W3CDTF">2026-06-12T14:44:00Z</dcterms:modified>
</cp:coreProperties>
</file>