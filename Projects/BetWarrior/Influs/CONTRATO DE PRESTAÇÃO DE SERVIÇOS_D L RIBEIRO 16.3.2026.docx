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both"/>
        <w:rPr>
          <w:rFonts w:ascii="Cambria" w:cs="Cambria" w:eastAsia="Cambria" w:hAnsi="Cambria"/>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CONTRATO DE PRESTAÇÃO DE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59" w:lineRule="auto"/>
              <w:jc w:val="center"/>
              <w:rPr>
                <w:rFonts w:ascii="Cambria" w:cs="Cambria" w:eastAsia="Cambria" w:hAnsi="Cambria"/>
              </w:rPr>
            </w:pPr>
            <w:r w:rsidDel="00000000" w:rsidR="00000000" w:rsidRPr="00000000">
              <w:rPr>
                <w:rFonts w:ascii="Cambria" w:cs="Cambria" w:eastAsia="Cambria" w:hAnsi="Cambria"/>
                <w:b w:val="1"/>
                <w:bCs w:val="1"/>
                <w:u w:val="single"/>
                <w:rtl w:val="0"/>
              </w:rPr>
              <w:t xml:space="preserve">SERVICES AGREEMENT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Este Contrato de Prestação de Serviços (o “</w:t>
            </w:r>
            <w:r w:rsidDel="00000000" w:rsidR="00000000" w:rsidRPr="00000000">
              <w:rPr>
                <w:rFonts w:ascii="Cambria" w:cs="Cambria" w:eastAsia="Cambria" w:hAnsi="Cambria"/>
                <w:u w:val="single"/>
                <w:rtl w:val="0"/>
              </w:rPr>
              <w:t xml:space="preserve">Contrato</w:t>
            </w:r>
            <w:r w:rsidDel="00000000" w:rsidR="00000000" w:rsidRPr="00000000">
              <w:rPr>
                <w:rFonts w:ascii="Cambria" w:cs="Cambria" w:eastAsia="Cambria" w:hAnsi="Cambria"/>
                <w:rtl w:val="0"/>
              </w:rPr>
              <w:t xml:space="preserve">”) é celebrado em [*] de [*] de 2026, entre </w:t>
            </w:r>
            <w:r w:rsidDel="00000000" w:rsidR="00000000" w:rsidRPr="00000000">
              <w:rPr>
                <w:rFonts w:ascii="Cambria" w:cs="Cambria" w:eastAsia="Cambria" w:hAnsi="Cambria"/>
                <w:b w:val="1"/>
                <w:bCs w:val="1"/>
                <w:rtl w:val="0"/>
              </w:rPr>
              <w:t xml:space="preserve">D L RIBEIRO</w:t>
            </w:r>
            <w:r w:rsidDel="00000000" w:rsidR="00000000" w:rsidRPr="00000000">
              <w:rPr>
                <w:rFonts w:ascii="Cambria" w:cs="Cambria" w:eastAsia="Cambria" w:hAnsi="Cambria"/>
                <w:rtl w:val="0"/>
              </w:rPr>
              <w:t xml:space="preserve">, CNPJ nº 37.846.666/0001-75, com endereço na Samuel Porto, 373, ap 74, São Paulo (SP), CEP 04054-010, Brasil (o “</w:t>
            </w:r>
            <w:r w:rsidDel="00000000" w:rsidR="00000000" w:rsidRPr="00000000">
              <w:rPr>
                <w:rFonts w:ascii="Cambria" w:cs="Cambria" w:eastAsia="Cambria" w:hAnsi="Cambria"/>
                <w:u w:val="single"/>
                <w:rtl w:val="0"/>
              </w:rPr>
              <w:t xml:space="preserve">Prestador</w:t>
            </w:r>
            <w:r w:rsidDel="00000000" w:rsidR="00000000" w:rsidRPr="00000000">
              <w:rPr>
                <w:rFonts w:ascii="Cambria" w:cs="Cambria" w:eastAsia="Cambria" w:hAnsi="Cambria"/>
                <w:rtl w:val="0"/>
              </w:rPr>
              <w:t xml:space="preserve">”), e </w:t>
            </w:r>
            <w:r w:rsidDel="00000000" w:rsidR="00000000" w:rsidRPr="00000000">
              <w:rPr>
                <w:rFonts w:ascii="Cambria" w:cs="Cambria" w:eastAsia="Cambria" w:hAnsi="Cambria"/>
                <w:b w:val="1"/>
                <w:bCs w:val="1"/>
                <w:rtl w:val="0"/>
              </w:rPr>
              <w:t xml:space="preserve">TRACK GAMING BRASIL LTDA</w:t>
            </w:r>
            <w:r w:rsidDel="00000000" w:rsidR="00000000" w:rsidRPr="00000000">
              <w:rPr>
                <w:rFonts w:ascii="Cambria" w:cs="Cambria" w:eastAsia="Cambria" w:hAnsi="Cambria"/>
                <w:rtl w:val="0"/>
              </w:rPr>
              <w:t xml:space="preserve">, CNPJ nº 56.706.701/0001-03, com endereço na Rua Tamarataca 212, Sala 22, Mooca, São Paulo, Brasil, CEP 03.119-010 (“</w:t>
            </w:r>
            <w:r w:rsidDel="00000000" w:rsidR="00000000" w:rsidRPr="00000000">
              <w:rPr>
                <w:rFonts w:ascii="Cambria" w:cs="Cambria" w:eastAsia="Cambria" w:hAnsi="Cambria"/>
                <w:u w:val="single"/>
                <w:rtl w:val="0"/>
              </w:rPr>
              <w:t xml:space="preserve">BetWarrior</w:t>
            </w:r>
            <w:r w:rsidDel="00000000" w:rsidR="00000000" w:rsidRPr="00000000">
              <w:rPr>
                <w:rFonts w:ascii="Cambria" w:cs="Cambria" w:eastAsia="Cambria" w:hAnsi="Cambria"/>
                <w:rtl w:val="0"/>
              </w:rPr>
              <w:t xml:space="preserve">” ou o “</w:t>
            </w:r>
            <w:r w:rsidDel="00000000" w:rsidR="00000000" w:rsidRPr="00000000">
              <w:rPr>
                <w:rFonts w:ascii="Cambria" w:cs="Cambria" w:eastAsia="Cambria" w:hAnsi="Cambria"/>
                <w:u w:val="single"/>
                <w:rtl w:val="0"/>
              </w:rPr>
              <w:t xml:space="preserve">Cliente</w:t>
            </w:r>
            <w:r w:rsidDel="00000000" w:rsidR="00000000" w:rsidRPr="00000000">
              <w:rPr>
                <w:rFonts w:ascii="Cambria" w:cs="Cambria" w:eastAsia="Cambria" w:hAnsi="Cambria"/>
                <w:rtl w:val="0"/>
              </w:rPr>
              <w:t xml:space="preserve">” e, juntamente com o Prestador , as “</w:t>
            </w:r>
            <w:r w:rsidDel="00000000" w:rsidR="00000000" w:rsidRPr="00000000">
              <w:rPr>
                <w:rFonts w:ascii="Cambria" w:cs="Cambria" w:eastAsia="Cambria" w:hAnsi="Cambria"/>
                <w:u w:val="single"/>
                <w:rtl w:val="0"/>
              </w:rPr>
              <w:t xml:space="preserve">Partes</w:t>
            </w:r>
            <w:r w:rsidDel="00000000" w:rsidR="00000000" w:rsidRPr="00000000">
              <w:rPr>
                <w:rFonts w:ascii="Cambria" w:cs="Cambria" w:eastAsia="Cambria" w:hAnsi="Cambria"/>
                <w:rtl w:val="0"/>
              </w:rPr>
              <w:t xml:space="preserve">” e, individualmente, cada uma, uma “</w:t>
            </w:r>
            <w:r w:rsidDel="00000000" w:rsidR="00000000" w:rsidRPr="00000000">
              <w:rPr>
                <w:rFonts w:ascii="Cambria" w:cs="Cambria" w:eastAsia="Cambria" w:hAnsi="Cambria"/>
                <w:u w:val="single"/>
                <w:rtl w:val="0"/>
              </w:rPr>
              <w:t xml:space="preserve">Parte</w:t>
            </w: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59" w:lineRule="auto"/>
              <w:jc w:val="both"/>
              <w:rPr>
                <w:rFonts w:ascii="Cambria" w:cs="Cambria" w:eastAsia="Cambria" w:hAnsi="Cambria"/>
              </w:rPr>
            </w:pPr>
            <w:r w:rsidDel="00000000" w:rsidR="00000000" w:rsidRPr="00000000">
              <w:rPr>
                <w:rFonts w:ascii="Cambria" w:cs="Cambria" w:eastAsia="Cambria" w:hAnsi="Cambria"/>
                <w:rtl w:val="0"/>
              </w:rPr>
              <w:t xml:space="preserve">This Service Agreement (the “</w:t>
            </w:r>
            <w:r w:rsidDel="00000000" w:rsidR="00000000" w:rsidRPr="00000000">
              <w:rPr>
                <w:rFonts w:ascii="Cambria" w:cs="Cambria" w:eastAsia="Cambria" w:hAnsi="Cambria"/>
                <w:u w:val="single"/>
                <w:rtl w:val="0"/>
              </w:rPr>
              <w:t xml:space="preserve">Agreement</w:t>
            </w:r>
            <w:r w:rsidDel="00000000" w:rsidR="00000000" w:rsidRPr="00000000">
              <w:rPr>
                <w:rFonts w:ascii="Cambria" w:cs="Cambria" w:eastAsia="Cambria" w:hAnsi="Cambria"/>
                <w:rtl w:val="0"/>
              </w:rPr>
              <w:t xml:space="preserve">”) is entered into as of [*] [*], 2026 by and between </w:t>
            </w:r>
            <w:r w:rsidDel="00000000" w:rsidR="00000000" w:rsidRPr="00000000">
              <w:rPr>
                <w:rFonts w:ascii="Cambria" w:cs="Cambria" w:eastAsia="Cambria" w:hAnsi="Cambria"/>
                <w:b w:val="1"/>
                <w:bCs w:val="1"/>
                <w:rtl w:val="0"/>
              </w:rPr>
              <w:t xml:space="preserve">D L RIBEIRO</w:t>
            </w:r>
            <w:r w:rsidDel="00000000" w:rsidR="00000000" w:rsidRPr="00000000">
              <w:rPr>
                <w:rFonts w:ascii="Cambria" w:cs="Cambria" w:eastAsia="Cambria" w:hAnsi="Cambria"/>
                <w:rtl w:val="0"/>
              </w:rPr>
              <w:t xml:space="preserve">, CNPJ n° 37.846.666/0001-75 and address at Samuel Porto, 373, ap 74, São Paulo (SP), CEP 04054-010, Brazil (the “</w:t>
            </w:r>
            <w:r w:rsidDel="00000000" w:rsidR="00000000" w:rsidRPr="00000000">
              <w:rPr>
                <w:rFonts w:ascii="Cambria" w:cs="Cambria" w:eastAsia="Cambria" w:hAnsi="Cambria"/>
                <w:u w:val="single"/>
                <w:rtl w:val="0"/>
              </w:rPr>
              <w:t xml:space="preserve">Supplier</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TRACK GAMING BRASIL LTDA</w:t>
            </w:r>
            <w:r w:rsidDel="00000000" w:rsidR="00000000" w:rsidRPr="00000000">
              <w:rPr>
                <w:rFonts w:ascii="Cambria" w:cs="Cambria" w:eastAsia="Cambria" w:hAnsi="Cambria"/>
                <w:rtl w:val="0"/>
              </w:rPr>
              <w:t xml:space="preserve">, with CNPJ n° 56.706.701/0001-03 and address at Rua Tamarataca 212, Sala 22, Mooca, Sao Pablo, Brasil (CEP:03.119-010) (“</w:t>
            </w:r>
            <w:r w:rsidDel="00000000" w:rsidR="00000000" w:rsidRPr="00000000">
              <w:rPr>
                <w:rFonts w:ascii="Cambria" w:cs="Cambria" w:eastAsia="Cambria" w:hAnsi="Cambria"/>
                <w:u w:val="single"/>
                <w:rtl w:val="0"/>
              </w:rPr>
              <w:t xml:space="preserve">BetWarrior</w:t>
            </w:r>
            <w:r w:rsidDel="00000000" w:rsidR="00000000" w:rsidRPr="00000000">
              <w:rPr>
                <w:rFonts w:ascii="Cambria" w:cs="Cambria" w:eastAsia="Cambria" w:hAnsi="Cambria"/>
                <w:rtl w:val="0"/>
              </w:rPr>
              <w:t xml:space="preserve">” or the “</w:t>
            </w:r>
            <w:r w:rsidDel="00000000" w:rsidR="00000000" w:rsidRPr="00000000">
              <w:rPr>
                <w:rFonts w:ascii="Cambria" w:cs="Cambria" w:eastAsia="Cambria" w:hAnsi="Cambria"/>
                <w:u w:val="single"/>
                <w:rtl w:val="0"/>
              </w:rPr>
              <w:t xml:space="preserve">Client</w:t>
            </w:r>
            <w:r w:rsidDel="00000000" w:rsidR="00000000" w:rsidRPr="00000000">
              <w:rPr>
                <w:rFonts w:ascii="Cambria" w:cs="Cambria" w:eastAsia="Cambria" w:hAnsi="Cambria"/>
                <w:rtl w:val="0"/>
              </w:rPr>
              <w:t xml:space="preserve">” and together with the Supplier the “</w:t>
            </w:r>
            <w:r w:rsidDel="00000000" w:rsidR="00000000" w:rsidRPr="00000000">
              <w:rPr>
                <w:rFonts w:ascii="Cambria" w:cs="Cambria" w:eastAsia="Cambria" w:hAnsi="Cambria"/>
                <w:u w:val="single"/>
                <w:rtl w:val="0"/>
              </w:rPr>
              <w:t xml:space="preserve">Parties</w:t>
            </w:r>
            <w:r w:rsidDel="00000000" w:rsidR="00000000" w:rsidRPr="00000000">
              <w:rPr>
                <w:rFonts w:ascii="Cambria" w:cs="Cambria" w:eastAsia="Cambria" w:hAnsi="Cambria"/>
                <w:rtl w:val="0"/>
              </w:rPr>
              <w:t xml:space="preserve">” and each individually a “</w:t>
            </w:r>
            <w:r w:rsidDel="00000000" w:rsidR="00000000" w:rsidRPr="00000000">
              <w:rPr>
                <w:rFonts w:ascii="Cambria" w:cs="Cambria" w:eastAsia="Cambria" w:hAnsi="Cambria"/>
                <w:u w:val="single"/>
                <w:rtl w:val="0"/>
              </w:rPr>
              <w:t xml:space="preserve">Party</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CONSIDERANDOS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59" w:lineRule="auto"/>
              <w:jc w:val="both"/>
              <w:rPr>
                <w:rFonts w:ascii="Cambria" w:cs="Cambria" w:eastAsia="Cambria" w:hAnsi="Cambria"/>
              </w:rPr>
            </w:pPr>
            <w:r w:rsidDel="00000000" w:rsidR="00000000" w:rsidRPr="00000000">
              <w:rPr>
                <w:rFonts w:ascii="Cambria" w:cs="Cambria" w:eastAsia="Cambria" w:hAnsi="Cambria"/>
                <w:b w:val="1"/>
                <w:bCs w:val="1"/>
                <w:u w:val="single"/>
                <w:rtl w:val="0"/>
              </w:rPr>
              <w:t xml:space="preserve">RECITALS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 O Prestador é uma pessoa jurídica devidamente constituída e existente sob as leis da República Federativa do Brasil, que atua na área de marketing digital, publicidade e produção de conteúdo, incluindo a gestão de canais do YouTube e contas de mídia social;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1. The Supplier is a legal entity duly incorporated and existing under the laws of the Federative Republic of Brazil, engaged in digital marketing, advertising and content production services, including the management of YouTube channels and social media accounts;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 A BetWarrior é uma empresa dedicada à operação de jogos de aposta e jogos de cassino em formato online;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 BetWarrior is a company engaged in the operation of gambling and casino games in an online format;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 A BetWarrior pretende promover sua plataforma de jogos de azar online, produtos e serviços no mercado brasileiro por meio de publicidade digital e acordos de patrocínio.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3. BetWarrior intends to promote its online gambling platform, products and services in the Brazilian market through digital advertising and sponsorship arrangements;;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 A BetWarrior está interessada em contratar o Prestador para prestar serviços promocionais e de patrocínio que consistem na publicidade e comercialização da marca BetWarrior através de conteúdo digital distribuído pelo canal do YouTube do Prestador e contas de redes sociais relacionadas, presença física em eventos  sob um modelo de pagamento fixo e um modelo de afiliados baseado no desempenho, de acordo com os termos e condições aqui estabelecidos;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4. BetWarrior is interested in contracting the Supplier to provide promotional and sponsorship services consisting of the advertisement and marketing of BetWarrior’s brand through digital content distributed via the Supplier’s YouTube channel and related social media accounts, physical presence at events  under a fixed payment model and a performance-based affiliate model, in accordance with the terms and conditions set forth herein;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 A BetWarrior deseja contratar o Prestador, e o Prestador deseja ser contratado, mediante a celebração do presente Contrato, para executar os serviços descritos nos anexos que acompanham este instrumento.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5. BetWarrior wishes to engage the Supplier and the Supplier wishes to be engaged into an agreement to perform the work identified in the schedules attached hereto.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AGORA, PORTANTO, </w:t>
            </w:r>
            <w:r w:rsidDel="00000000" w:rsidR="00000000" w:rsidRPr="00000000">
              <w:rPr>
                <w:rFonts w:ascii="Cambria" w:cs="Cambria" w:eastAsia="Cambria" w:hAnsi="Cambria"/>
                <w:rtl w:val="0"/>
              </w:rPr>
              <w:t xml:space="preserve">em consideração aos pressupostos acima e às declarações, garantias, termos, condições, obrigações e demais disposições mútuas constantes deste Contrato, e por boa e valiosa contraprestação, mediante os termos e sujeito às condições aqui estabelecidas, as Partes acordam o seguinte: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59"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NOW THEREFORE</w:t>
            </w:r>
            <w:r w:rsidDel="00000000" w:rsidR="00000000" w:rsidRPr="00000000">
              <w:rPr>
                <w:rFonts w:ascii="Cambria" w:cs="Cambria" w:eastAsia="Cambria" w:hAnsi="Cambria"/>
                <w:rtl w:val="0"/>
              </w:rPr>
              <w:t xml:space="preserve">, in consideration of the premises and of the representations, warranties, terms, conditions, covenants and mutual conditions contained in this Agreement, and for good and valuable consideration, upon the terms and subject to the conditions set forth in this Agreement, the Parties hereby agree as follows: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INTERPRETAÇÃO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INTERPRETATION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1.1. </w:t>
            </w:r>
            <w:r w:rsidDel="00000000" w:rsidR="00000000" w:rsidRPr="00000000">
              <w:rPr>
                <w:rFonts w:ascii="Cambria" w:cs="Cambria" w:eastAsia="Cambria" w:hAnsi="Cambria"/>
                <w:rtl w:val="0"/>
              </w:rPr>
              <w:t xml:space="preserve">Neste Contrato, exceto quando diversamente disposto neste instrumento ou quando o contexto exigir de outra forma: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1.1. In this Agreement, except to the extent otherwise provided herein or that the context otherwise requires: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 as palavras “incluindo” e “inclui” significarão incluindo, sem limitação, e inclui, sem limitação, respectivamente;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 the words “including” and “include” shall mean including without limitation and include without limitation, respectively;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 qualquer referência a uma “Parte” neste Contrato incluirá seus sucessores e cessionários permitidos;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 any reference to a “Party” to the Agreement includes the successors and permitted assignees of that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(iii) qualquer referência que implique um gênero incluirá os demais gêneros, e as palavras no singular incluirão o plural e vice-versa;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(iii) any reference importing a gender includes the other genders and words in the singular include the plural and vice versa;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(iv) qualquer referência a um “dia” significará um período de vinte e quatro (24) horas, contado da meia-noite à meia-noite;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(iv) any reference to a “day” shall mean a period of twenty-four (24) hours running from midnight to midnight;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 qualquer referência a um documento será a esse documento conforme alterado, reformulado, alterado e reformulado, modificado ou </w:t>
            </w:r>
            <w:r w:rsidDel="00000000" w:rsidR="00000000" w:rsidRPr="00000000">
              <w:rPr>
                <w:rFonts w:ascii="Cambria" w:cs="Cambria" w:eastAsia="Cambria" w:hAnsi="Cambria"/>
                <w:rtl w:val="0"/>
              </w:rPr>
              <w:t xml:space="preserve">novado</w:t>
            </w:r>
            <w:r w:rsidDel="00000000" w:rsidR="00000000" w:rsidRPr="00000000">
              <w:rPr>
                <w:rFonts w:ascii="Cambria" w:cs="Cambria" w:eastAsia="Cambria" w:hAnsi="Cambria"/>
                <w:rtl w:val="0"/>
              </w:rPr>
              <w:t xml:space="preserve"> de tempos em tempos;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 any reference to a document is to that document as amended, restated, amended and restated, varied or novated from time to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 as palavras “aqui”, “deste”, “por este”, “neste”, “sob este” e expressões de sentido semelhante referem-se a este Contrato como um todo, e não a qualquer subdivisão específica, salvo indicação expressa em contrário;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 the words “herein”, “hereof”, “hereby”, “hereto”, “hereunder” and words of similar nature refer to this Agreement as a whole and not to any particular subdivision unless expressly so limited;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 qualquer referência a “Artigo”, “Cláusula”, “Considerando”, “Anexo” ou “Apêndice” será entendida como referência ao Artigo, Cláusula, Considerando, Anexo ou Apêndice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 any reference to an Article, Section, Recital, Exhibit, Annex or Schedule is to an Article, Section, Recital, Exhibit, Annex or Schedule of or to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(viii) os Anexos, Apêndices e Apresentações anexados a este instrumento constituem parte integrante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(viii) the Exhibits, Annexes and Schedules attached hereto constitute a part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(ix) os títulos das cláusulas são utilizados apenas para conveniência e não afetam a interpretação deste Contrato;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(ix) the headings are for convenience only and do not affect the interpretation of this Agreement;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(x) qualquer referência a uma “empresa” incluirá qualquer sociedade, corporação ou outra pessoa jurídica, independentemente de sua jurisdição de constituição.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(x) any reference to a company includes any company, corporation and other corporate body wherever incorporated.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A BetWarrior contrata os serviços do Prestador, e o Prestador compromete-se e concorda em prestar os Serviços em caráter não exclusivo, tudo de acordo com a descrição constante do </w:t>
            </w:r>
            <w:r w:rsidDel="00000000" w:rsidR="00000000" w:rsidRPr="00000000">
              <w:rPr>
                <w:rFonts w:ascii="Cambria" w:cs="Cambria" w:eastAsia="Cambria" w:hAnsi="Cambria"/>
                <w:u w:val="single"/>
                <w:rtl w:val="0"/>
              </w:rPr>
              <w:t xml:space="preserve">Anexo 1</w:t>
            </w:r>
            <w:r w:rsidDel="00000000" w:rsidR="00000000" w:rsidRPr="00000000">
              <w:rPr>
                <w:rFonts w:ascii="Cambria" w:cs="Cambria" w:eastAsia="Cambria" w:hAnsi="Cambria"/>
                <w:rtl w:val="0"/>
              </w:rPr>
              <w:t xml:space="preserve"> deste instrumento (os “</w:t>
            </w:r>
            <w:r w:rsidDel="00000000" w:rsidR="00000000" w:rsidRPr="00000000">
              <w:rPr>
                <w:rFonts w:ascii="Cambria" w:cs="Cambria" w:eastAsia="Cambria" w:hAnsi="Cambria"/>
                <w:u w:val="single"/>
                <w:rtl w:val="0"/>
              </w:rPr>
              <w:t xml:space="preserve">Serviços</w:t>
            </w: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BetWarrior hires the services of the Supplier, and the Supplier undertakes and agrees to render the Services on a non-exclusive basis, all in accordance with the description included as </w:t>
            </w:r>
            <w:r w:rsidDel="00000000" w:rsidR="00000000" w:rsidRPr="00000000">
              <w:rPr>
                <w:rFonts w:ascii="Cambria" w:cs="Cambria" w:eastAsia="Cambria" w:hAnsi="Cambria"/>
                <w:u w:val="single"/>
                <w:rtl w:val="0"/>
              </w:rPr>
              <w:t xml:space="preserve">Annex 1 </w:t>
            </w:r>
            <w:r w:rsidDel="00000000" w:rsidR="00000000" w:rsidRPr="00000000">
              <w:rPr>
                <w:rFonts w:ascii="Cambria" w:cs="Cambria" w:eastAsia="Cambria" w:hAnsi="Cambria"/>
                <w:rtl w:val="0"/>
              </w:rPr>
              <w:t xml:space="preserve">hereto (the “</w:t>
            </w:r>
            <w:r w:rsidDel="00000000" w:rsidR="00000000" w:rsidRPr="00000000">
              <w:rPr>
                <w:rFonts w:ascii="Cambria" w:cs="Cambria" w:eastAsia="Cambria" w:hAnsi="Cambria"/>
                <w:u w:val="single"/>
                <w:rtl w:val="0"/>
              </w:rPr>
              <w:t xml:space="preserve">Services</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As Partes acordam que os Serviços descritos no Anexo 1 serão de responsabilidade do Prestador e deverão ser executados pelo Prestador com o mais alto grau de profissionalismo, conhecimento técnico e jurídico, e em conformidade com as melhores práticas aplicáveis.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The Parties agree that the Services described in Annex 1 shall be the responsibility and be carried out by the Supplier, with the highest degree of professionalism, technical and legal knowledge, and in compliance with all applicable best practices.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2.3. O Prestador compromete-se a seguir as diretrizes da BetWarrior e a obter a aprovação da BetWarrior em cada etapa relevante da execução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2.3. The Supplier undertakes to follow BetWarrior’s directives and to obtain BetWarrior’s approval at each relevant stage of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2.4. Caso a BetWarrior deseje alterar as especificações ou quaisquer outros elementos relacionados aos Serviços, a BetWarrior deverá apresentar ao Prestador uma proposta escrita especificando tais alterações; após a respectiva análise, o Prestador deverá, tão prontamente quanto razoável, apresentar à BetWarrior uma proposta referente às alterações solicitadas pela BetWarrior.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2.4. Should BetWarrior desire to change the specifications or other elements of the Services, the BetWarrior shall submit to the Supplier a written proposal specifying such changes; after an evaluation by the Supplier, the Supplier as promptly as reasonable shall submit to BetWarrior a proposal about the changes requested by BetWarrior.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2.5. A prestação dos Serviços não será exclusiva; no entanto, o Prestador concorda que, durante a Vigência do Contrato, não prestará serviços, direta ou indiretamente, a qualquer outra empresa que opere no setor de jogos de azar ou apostas, independentemente da modalidade dessas atividades, incluindo, sem limitação, cassinos online ou físicos, casas de apostas esportivas, plataformas de apostas ou quaisquer outros jogos de azar. Nada aqui contido impedirá a BetWarrior de contratar terceiros para serviços semelhantes.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2.5. The provision of the Services shall be non-exclusive; however, the Supplier agrees that, during the Term of the Agreement, it shall not provide services, directly or indirectly, to any other company operating in the gambling or betting industry, regardless of the modality of such activities, including, without limitation, online or land-based casinos, sportsbooks, betting platforms, or any other games of chance. Nothing herein shall prevent BetWarrior from engaging third parties for similar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TERMOS DE 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PAYMENT TERMS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Como contraprestação pela prestação dos Serviços contratados nos termos deste Contrato, o Cliente pagará ao Prestador os valores estabelecidos no </w:t>
            </w:r>
            <w:r w:rsidDel="00000000" w:rsidR="00000000" w:rsidRPr="00000000">
              <w:rPr>
                <w:rFonts w:ascii="Cambria" w:cs="Cambria" w:eastAsia="Cambria" w:hAnsi="Cambria"/>
                <w:u w:val="single"/>
                <w:rtl w:val="0"/>
              </w:rPr>
              <w:t xml:space="preserve">Anexo 2</w:t>
            </w:r>
            <w:r w:rsidDel="00000000" w:rsidR="00000000" w:rsidRPr="00000000">
              <w:rPr>
                <w:rFonts w:ascii="Cambria" w:cs="Cambria" w:eastAsia="Cambria" w:hAnsi="Cambria"/>
                <w:rtl w:val="0"/>
              </w:rPr>
              <w:t xml:space="preserve">, mediante a entrega da respectiva nota fiscal devidamente emitida pelo Prestador. O pagamento será realizado em Reais, por transferência bancária ou PIX.</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In consideration for the provision of the Services contracted under this Agreement, the Client shall pay the Supplier the amounts established in </w:t>
            </w:r>
            <w:r w:rsidDel="00000000" w:rsidR="00000000" w:rsidRPr="00000000">
              <w:rPr>
                <w:rFonts w:ascii="Cambria" w:cs="Cambria" w:eastAsia="Cambria" w:hAnsi="Cambria"/>
                <w:u w:val="single"/>
                <w:rtl w:val="0"/>
              </w:rPr>
              <w:t xml:space="preserve">Annex 2</w:t>
            </w:r>
            <w:r w:rsidDel="00000000" w:rsidR="00000000" w:rsidRPr="00000000">
              <w:rPr>
                <w:rFonts w:ascii="Cambria" w:cs="Cambria" w:eastAsia="Cambria" w:hAnsi="Cambria"/>
                <w:rtl w:val="0"/>
              </w:rPr>
              <w:t xml:space="preserve">, against delivery of the corresponding invoice duly issued by the Supplier. The Payment shall be made in Reais by bank transferor PIX.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Todos os valores são exclusivos de quaisquer tributos, encargos ou taxas aplicáveis, os quais serão de responsabilidade do Cliente e deverão ser pagos adicionalmente aos valores devidos ao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All fees are exclusive of any applicable taxes, duties, or levies, which shall be the responsibility of the Client and shall be paid in addition to the fees.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3.3. O pagamento está condicionado à entrega dos Serviços em conformidade com este Contrato e à prévia aprovação pela BetWarrior.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3.3. Payment is conditional upon the Services being delivered in accordance with this Agreement and approved by BetWarrior.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3.4. Caso qualquer pagamento não seja efetuado na data de vencimento, o Cliente pagará juros sobre o valor em atraso à taxa de 5% ao ano, calculados diariamente a partir da data de vencimento até a data do efetivo pagamento.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3.4. If any payment is not made when due, the Client shall pay interest on the overdue amount at a rate of 5% per annum, accruing daily from the due date until full payment is made.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CAPACIDADE E DECLARAÇÕES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CAPACITY AND REPRESENTATIONS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4.1. </w:t>
            </w:r>
            <w:r w:rsidDel="00000000" w:rsidR="00000000" w:rsidRPr="00000000">
              <w:rPr>
                <w:rFonts w:ascii="Cambria" w:cs="Cambria" w:eastAsia="Cambria" w:hAnsi="Cambria"/>
                <w:b w:val="1"/>
                <w:bCs w:val="1"/>
                <w:rtl w:val="0"/>
              </w:rPr>
              <w:t xml:space="preserve">Declarações e Garantias do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4.1. </w:t>
            </w:r>
            <w:r w:rsidDel="00000000" w:rsidR="00000000" w:rsidRPr="00000000">
              <w:rPr>
                <w:rFonts w:ascii="Cambria" w:cs="Cambria" w:eastAsia="Cambria" w:hAnsi="Cambria"/>
                <w:b w:val="1"/>
                <w:bCs w:val="1"/>
                <w:rtl w:val="0"/>
              </w:rPr>
              <w:t xml:space="preserve">Supplier’s Representations and Warranties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4.1.1. O Prestador declara que ele, bem como seus empregados e pessoal envolvido na prestação dos Serviços, possuem o conhecimento, a experiência, as qualificações e a expertise necessários para executar os Serviços previstos neste Contrato. O Prestador declara, ainda, que se encontra em plena condição técnica, jurídica e financeira para assumir e cumprir devidamente todas as obrigações assumidas nos termos deste Contrato na República Federativa do Brasil.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4.1.1. The Supplier declares that it, as well as its employees and personnel involved in the provision of the Services, have the requisite knowledge, experience, qualifications, and expertise to perform the Services contemplated under this Agreement. The Supplier further declares that it is in full technical, legal, and financial condition to duly assume and perform all the obligations under this Agreement in the Federative Republic of Brazil.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4.1.2. Ademais, o Prestador garante que: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4.1.2. Furthermore, the Supplier warrants that: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cumprirá todas as leis, regulamentos e normas aplicáveis, incluindo aquelas relativas à propriedade intelectual, direitos autorais, trabalho e mídia;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It will comply with all applicable laws, regulations, and rules, including those relating to intellectual property, copyright, labor, and media;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não existem contratos, obrigações ou conflitos que o impeçam de prestar os Serviços previstos neste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There are no agreements, obligations, or conflicts that would prevent it from providing the Services under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executará os Serviços com o mais alto padrão de profissionalismo e qualidade técnica;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It will perform the Services to the highest standard of professionalism and technical quality;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mantém seguro adequado, quando necessário, ou assumirá responsabilidade por quaisquer danos diretos causados no curso da prestação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It maintains adequate insurance, if necessary, or will assume responsibility for any direct damage caused in the course of providing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qualquer material, entregável, produto do trabalho ou resultado gerado em conexão com os Serviços não violará quaisquer direitos de propriedade intelectual ou outros direitos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Any material, deliverables, work product, or result generated in connection with the Services will not infringe any intellectual property rights, or other rights of any third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4.2. </w:t>
            </w:r>
            <w:r w:rsidDel="00000000" w:rsidR="00000000" w:rsidRPr="00000000">
              <w:rPr>
                <w:rFonts w:ascii="Cambria" w:cs="Cambria" w:eastAsia="Cambria" w:hAnsi="Cambria"/>
                <w:b w:val="1"/>
                <w:bCs w:val="1"/>
                <w:rtl w:val="0"/>
              </w:rPr>
              <w:t xml:space="preserve">Declarações e Garantias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4.2. </w:t>
            </w:r>
            <w:r w:rsidDel="00000000" w:rsidR="00000000" w:rsidRPr="00000000">
              <w:rPr>
                <w:rFonts w:ascii="Cambria" w:cs="Cambria" w:eastAsia="Cambria" w:hAnsi="Cambria"/>
                <w:b w:val="1"/>
                <w:bCs w:val="1"/>
                <w:rtl w:val="0"/>
              </w:rPr>
              <w:t xml:space="preserve">Client’s Representations and Warranties: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4.2.1. O Cliente declara e garante que: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4.2.1. The Client represents and warrants that: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fornecerá ao Prestador todas as informações, documentações, materiais e acessos razoavelmente necessários para a adequada execução dos Serviços, em conformidade com a legislação aplicável;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It will provide the Supplier with all information, documentation, materials, and access reasonably necessary for the proper performance of the Services, in compliance with applicable laws;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detém, ou obteve devidamente, todos os direitos, licenças, autorizações, consentimentos, aprovações e permissões necessários para o uso de quaisquer materiais, informações, ativos ou insumos fornecidos ao Prestador em conexão com 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It holds, or has duly obtained, all rights, licenses, authorizations, consents, approvals, and permissions required for the use of any materials, information, assets, or inputs provided to the Supplier in connection with the Services;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a celebração deste Contrato e o cumprimento de suas obrigações não violam quaisquer contratos, acordos ou direitos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The execution of this Agreement and the performance of its obligations do not violate any contracts, agreements, or third-party rights;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cumprirá todas as leis, regulamentos e normas aplicáveis às suas atividades e ao objeto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It shall comply with all applicable laws, regulations, and rules relating to its activities and the subject matter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INDEMNIFICATION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Cada Parte deverá indenizar, defender e isentar a outra Parte de quaisquer reivindicações, perdas, danos, responsabilidades ou despesas (incluindo honorários advocatícios razoáveis) decorrentes 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Each Party shall indemnify, defend, and hold harmless the other Party from and against any claims, losses, damages, liabilities, or expenses (including reasonable attorneys’ fees) arising out of:</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 violação deste Contrato pela Parte indenizadora, incluindo suas declarações e garantias;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(i) such Party’s breach of this Agreement, including its representations and warranties;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(ii) qualquer violação ou alegada violação de direitos de propriedade intelectual, direitos proprietários ou quaisquer outros direitos de terceiros, resultante de quaisquer materiais, entregáveis, produtos do trabalho, ativos, dados ou informações fornecidos ou disponibilizados pela Parte indenizadora em conexão com este Contrato;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(ii) any infringement or alleged infringement of third-party intellectual property rights, proprietary rights, or other rights resulting from any materials, deliverables, work product, assets, data, or information provided or made available by such Party in connection with this Agreement;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(iii) dolo ou negligência da Parte indenizadora.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(iii) such Party’s willful misconduct or negligence.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5.2. Nenhuma das Partes será responsável por danos indiretos, consequenciais ou especiais, exceto em casos de dolo ou violação de direitos de propriedade intelectual ou outros direitos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5.2. Neither Party shall be liable for indirect, consequential, or special damages, except in cases of willful misconduct or third-party intellectual property or other third-party rights infringement.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CONFIDENCIALIDADE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CONFIDENTIALITY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As Partes concordam em manter o conteúdo deste Contrato em estrito sigilo. Ademais, as Partes reconhecem que, para o fiel cumprimento do objeto deste Contrato poderá ser necessário que uma delas tenha acesso a determinadas informações confidenciais, que incluem, entre outros dados, tecnologia, especificações, manuais, planos, técnicas, programas, produtos, informações financeiras, pesquisas, estatísticas, informações de mercado, e todas as demais informações transmitidas em decorrência da execução deste Contrato (doravante, as “</w:t>
            </w:r>
            <w:r w:rsidDel="00000000" w:rsidR="00000000" w:rsidRPr="00000000">
              <w:rPr>
                <w:rFonts w:ascii="Cambria" w:cs="Cambria" w:eastAsia="Cambria" w:hAnsi="Cambria"/>
                <w:u w:val="single"/>
                <w:rtl w:val="0"/>
              </w:rPr>
              <w:t xml:space="preserve">Informações Confidenciais</w:t>
            </w:r>
            <w:r w:rsidDel="00000000" w:rsidR="00000000" w:rsidRPr="00000000">
              <w:rPr>
                <w:rFonts w:ascii="Cambria" w:cs="Cambria" w:eastAsia="Cambria" w:hAnsi="Cambria"/>
                <w:rtl w:val="0"/>
              </w:rPr>
              <w:t xml:space="preserve">”). Assim, as Partes se obrigam 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The Parties agree to maintain the content of this Agreement within a framework of strict confidentiality. Furthermore, the Parties acknowledge that for the faithful fulfillment of the purpose of this Agreement one of them may require access to certain confidential information, which includes, among other data, technology, specifications, manuals, plans, techniques, programs, products, financial information, surveys, statistics, market information, and all information transmitted as a result of the execution of this Agreement (hereinafter, the “</w:t>
            </w:r>
            <w:r w:rsidDel="00000000" w:rsidR="00000000" w:rsidRPr="00000000">
              <w:rPr>
                <w:rFonts w:ascii="Cambria" w:cs="Cambria" w:eastAsia="Cambria" w:hAnsi="Cambria"/>
                <w:u w:val="single"/>
                <w:rtl w:val="0"/>
              </w:rPr>
              <w:t xml:space="preserve">Confidential Information</w:t>
            </w:r>
            <w:r w:rsidDel="00000000" w:rsidR="00000000" w:rsidRPr="00000000">
              <w:rPr>
                <w:rFonts w:ascii="Cambria" w:cs="Cambria" w:eastAsia="Cambria" w:hAnsi="Cambria"/>
                <w:rtl w:val="0"/>
              </w:rPr>
              <w:t xml:space="preserve">”). Therefore, the Parties undertake 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Manter as Informações Confidenciais em absoluta confidencialidade e sigilo, e não divulgá-las nem fornecê-las a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Maintain the Confidential Information in absolute confidentiality and secrecy and not disclose or provide it to third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Não utilizar as Informações Confidenciais sob quaisquer circunstâncias para finalidade diversa daquela prevista neste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Not use the Confidential Information under any circumstances;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Não realizar, direta ou indiretamente, nem solicitar a terceiros que realizem, desenvolvimentos baseados nas Informações Confidenciais que resultem em concorrência real ou potencial com as atividades das Partes;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Not directly and/or indirectly carry out, or require third parties to carry out, developments based on the Confidential Information that result in actual or potential competition with the Parties' activities.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Assegurar que seus empregados, colaboradores temporários ou permanentes, consultores, assessores e quaisquer outras pessoas a elas vinculadas estejam obrigados a cumprir, e cumpram fielmente, as obrigações assumidas neste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Ensure that its employees, temporary or permanent contracted personnel, advisors, and other related persons are obligated to comply and faithfully comply with the obligations assumed in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As disposições previstas nesta Cláusula permanecerão em vigor durante toda a vigência deste Contrato e por mais dois (2) anos após a data de sua execução.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The provisions under this Section shall be in force throughout the duration of this Agreement and (2) two more years after the date of execution hereof.</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RESPONSABILIDADE. AUSÊNCIA DE VÍNCULO DE REPRESENTAÇÃO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LIABILITY. NO AGENCY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7.1. Tendo em vista que este é um Contrato de Prestação de Serviços, as Partes são autônomas entre si, assumindo cada uma o seu próprio risco econômico e atuando com total independência. Cada Parte arcará com suas obrigações previdenciárias, fiscais ou de qualquer outra natureza, comprometendo-se o Prestador a manter o Cliente isento e indenizá-lo por qualquer reclamação ou responsabilidade que lhe seja atribuída, e vice-versa. Esta disposição inclui, a título exemplificativo e não limitativo, obrigações decorrentes de relações de trabalho de cada Parte com seus empregados, terceiros contratados para a prestação dos Serviços ou para a execução deste Contrato, obrigações de natureza previdenciária e/ou tributária, bem como dívidas comerciais ou financeiras assumidas por cada Parte perante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7.1. Given that this is a Service Agreement, the Parties are autonomous from each other, both assuming their own economic risk and acting with total independence from one another. Each Party shall assume its own social security, tax, or any other obligations, and the Supplier undertakes to hold the Client harmless and indemnify the Client from any claim or liability corresponding to the Supplier, and vice versa. This provision includes, by way of example and without limitation, those obligations derived from the employment relationships of both Parties with their employees, third parties contracted for the purpose of providing the Services and this Agreement, those of a social security and/or tax nature, as well as the commercial or financial debts assumed by each Party with respect to third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7.2. As Partes concordam, em especial, que o Prestador deverá manter o Cliente livre e indene de qualquer reclamação, custo, processo, demanda, perda, dano, despesa (incluindo honorários profissionais e custas judiciais) e/ou contingência de qualquer natureza que seja causada, direta ou indiretamente, por violação ou alegada violação de qualquer obrigação ou garantia assumida pelo Prestador nos termos deste Contrato. Para esses fins, o Cliente deverá notificar imediatamente o Prestador, por qualquer meio, ao receber comunicação de qualquer reclamação ou processo que, a exclusivo critério do Cliente, deva ser objeto de indenização nos termos desta cláusula. As Partes determinarão de boa-fé, em cada caso concreto, a melhor forma de cumprir o disposto nesta cláusula.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7.2. In particular, the Parties agree that the Supplier shall hold harmless and indemnify the Client from any claim, cost, proceeding, demand, loss, damage, expense (including professional fees and court costs) and/or contingencies of any nature that are caused, either directly or indirectly, by any violation or alleged violation of any obligation or warranty assumed by the Supplier pursuant to this Agreement. For these purposes, the Client shall immediately notify the Supplier by any means upon receiving notification of any claim or proceeding which, in the Client's sole discretion, should be subject to indemnification under this clause. The Parties shall determine in good faith and in each particular case, the best way to comply with the provisions herein.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7.3. Nada do que aqui se contém deverá ser interpretado como criação de um vínculo de representação, agência, joint venture, associação, sociedade ou relação similar entre o Prestador e o Cliente. Não obstante qualquer disposição deste Contrato, nenhuma das Partes poderá, a qualquer tempo, assumir, contrair ou declarar perante terceiros ter autoridade para assumir ou contrair, em nome da outra Parte, qualquer compromisso, despesa ou responsabilidade de qualquer natureza. Todos os contratos, despesas e responsabilidades assumidos ou incorridos por uma Parte serão exclusivamente de sua responsabilidade.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7.3. Nothing herein contained shall be deemed to create an agency, joint venture, amalgamation, partnership or similar relationship between the Supplier and the Client. Notwithstanding any of the provisions of this Agreement, neither Party shall at any time enter into, incur, or hold itself out to third Parties as having authority to enter into or incur, on behalf of the other Party, any commitment, expense, or liability whatsoever, and all contracts, expenses and liabilities undertaken or incurred by one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VIGÊNCIA E RESCISÃO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TERM AND TERMINATION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8.1. </w:t>
            </w:r>
            <w:r w:rsidDel="00000000" w:rsidR="00000000" w:rsidRPr="00000000">
              <w:rPr>
                <w:rFonts w:ascii="Cambria" w:cs="Cambria" w:eastAsia="Cambria" w:hAnsi="Cambria"/>
                <w:u w:val="single"/>
                <w:rtl w:val="0"/>
              </w:rPr>
              <w:t xml:space="preserve">Vigência</w:t>
            </w:r>
            <w:r w:rsidDel="00000000" w:rsidR="00000000" w:rsidRPr="00000000">
              <w:rPr>
                <w:rFonts w:ascii="Cambria" w:cs="Cambria" w:eastAsia="Cambria" w:hAnsi="Cambria"/>
                <w:rtl w:val="0"/>
              </w:rPr>
              <w:t xml:space="preserve">. Este Contrato produzirá efeitos e regerá os direitos e obrigações das Partes a partir de </w:t>
            </w:r>
            <w:r w:rsidDel="00000000" w:rsidR="00000000" w:rsidRPr="00000000">
              <w:rPr>
                <w:rFonts w:ascii="Cambria" w:cs="Cambria" w:eastAsia="Cambria" w:hAnsi="Cambria"/>
                <w:highlight w:val="yellow"/>
                <w:rtl w:val="0"/>
              </w:rPr>
              <w:t xml:space="preserve">[*] </w:t>
            </w:r>
            <w:r w:rsidDel="00000000" w:rsidR="00000000" w:rsidRPr="00000000">
              <w:rPr>
                <w:rFonts w:ascii="Cambria" w:cs="Cambria" w:eastAsia="Cambria" w:hAnsi="Cambria"/>
                <w:rtl w:val="0"/>
              </w:rPr>
              <w:t xml:space="preserve">(a “</w:t>
            </w:r>
            <w:r w:rsidDel="00000000" w:rsidR="00000000" w:rsidRPr="00000000">
              <w:rPr>
                <w:rFonts w:ascii="Cambria" w:cs="Cambria" w:eastAsia="Cambria" w:hAnsi="Cambria"/>
                <w:u w:val="single"/>
                <w:rtl w:val="0"/>
              </w:rPr>
              <w:t xml:space="preserve">Data de Vigência”</w:t>
            </w:r>
            <w:r w:rsidDel="00000000" w:rsidR="00000000" w:rsidRPr="00000000">
              <w:rPr>
                <w:rFonts w:ascii="Cambria" w:cs="Cambria" w:eastAsia="Cambria" w:hAnsi="Cambria"/>
                <w:rtl w:val="0"/>
              </w:rPr>
              <w:t xml:space="preserve">), e permanecerá em vigor pelo prazo estabelecido no Anexo I, a ele anexo (o “</w:t>
            </w:r>
            <w:r w:rsidDel="00000000" w:rsidR="00000000" w:rsidRPr="00000000">
              <w:rPr>
                <w:rFonts w:ascii="Cambria" w:cs="Cambria" w:eastAsia="Cambria" w:hAnsi="Cambria"/>
                <w:u w:val="single"/>
                <w:rtl w:val="0"/>
              </w:rPr>
              <w:t xml:space="preserve">Prazo de Vigência</w:t>
            </w:r>
            <w:r w:rsidDel="00000000" w:rsidR="00000000" w:rsidRPr="00000000">
              <w:rPr>
                <w:rFonts w:ascii="Cambria" w:cs="Cambria" w:eastAsia="Cambria" w:hAnsi="Cambria"/>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8.1. </w:t>
            </w:r>
            <w:r w:rsidDel="00000000" w:rsidR="00000000" w:rsidRPr="00000000">
              <w:rPr>
                <w:rFonts w:ascii="Cambria" w:cs="Cambria" w:eastAsia="Cambria" w:hAnsi="Cambria"/>
                <w:u w:val="single"/>
                <w:rtl w:val="0"/>
              </w:rPr>
              <w:t xml:space="preserve">Term</w:t>
            </w:r>
            <w:r w:rsidDel="00000000" w:rsidR="00000000" w:rsidRPr="00000000">
              <w:rPr>
                <w:rFonts w:ascii="Cambria" w:cs="Cambria" w:eastAsia="Cambria" w:hAnsi="Cambria"/>
                <w:rtl w:val="0"/>
              </w:rPr>
              <w:t xml:space="preserve">. This Agreement shall be effective and shall govern the rights and obligations of the Partie</w:t>
            </w:r>
            <w:r w:rsidDel="00000000" w:rsidR="00000000" w:rsidRPr="00000000">
              <w:rPr>
                <w:rFonts w:ascii="Cambria" w:cs="Cambria" w:eastAsia="Cambria" w:hAnsi="Cambria"/>
                <w:rtl w:val="0"/>
              </w:rPr>
              <w:t xml:space="preserve">s as of </w:t>
            </w:r>
            <w:r w:rsidDel="00000000" w:rsidR="00000000" w:rsidRPr="00000000">
              <w:rPr>
                <w:rFonts w:ascii="Cambria" w:cs="Cambria" w:eastAsia="Cambria" w:hAnsi="Cambria"/>
                <w:highlight w:val="yellow"/>
                <w:rtl w:val="0"/>
              </w:rPr>
              <w:t xml:space="preserve">[*] </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u w:val="single"/>
                <w:rtl w:val="0"/>
              </w:rPr>
              <w:t xml:space="preserve">Effective Date</w:t>
            </w:r>
            <w:r w:rsidDel="00000000" w:rsidR="00000000" w:rsidRPr="00000000">
              <w:rPr>
                <w:rFonts w:ascii="Cambria" w:cs="Cambria" w:eastAsia="Cambria" w:hAnsi="Cambria"/>
                <w:rtl w:val="0"/>
              </w:rPr>
              <w:t xml:space="preserve">”) and shall remain in effect for the term set forth in Annex I attached hereto (the “</w:t>
            </w:r>
            <w:r w:rsidDel="00000000" w:rsidR="00000000" w:rsidRPr="00000000">
              <w:rPr>
                <w:rFonts w:ascii="Cambria" w:cs="Cambria" w:eastAsia="Cambria" w:hAnsi="Cambria"/>
                <w:u w:val="single"/>
                <w:rtl w:val="0"/>
              </w:rPr>
              <w:t xml:space="preserve">Term</w:t>
            </w:r>
            <w:r w:rsidDel="00000000" w:rsidR="00000000" w:rsidRPr="00000000">
              <w:rPr>
                <w:rFonts w:ascii="Cambria" w:cs="Cambria" w:eastAsia="Cambria" w:hAnsi="Cambria"/>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8.2. </w:t>
            </w:r>
            <w:r w:rsidDel="00000000" w:rsidR="00000000" w:rsidRPr="00000000">
              <w:rPr>
                <w:rFonts w:ascii="Cambria" w:cs="Cambria" w:eastAsia="Cambria" w:hAnsi="Cambria"/>
                <w:u w:val="single"/>
                <w:rtl w:val="0"/>
              </w:rPr>
              <w:t xml:space="preserve">Rescisão por conveniência</w:t>
            </w:r>
            <w:r w:rsidDel="00000000" w:rsidR="00000000" w:rsidRPr="00000000">
              <w:rPr>
                <w:rFonts w:ascii="Cambria" w:cs="Cambria" w:eastAsia="Cambria" w:hAnsi="Cambria"/>
                <w:rtl w:val="0"/>
              </w:rPr>
              <w:t xml:space="preserve">. Qualquer das Partes pode rescindir o presente Contrato a qualquer momento, sem justa causa, mediante notificação prévia por escrito à outra Parte com, pelo menos, quinze (15) dias de antecedência. Em caso de rescisão nos termos da presente Secção, a Parte rescindente deverá pagar à outra Parte, a título de indemnização contratual por rescisão, um montante equivalente a dois (2) pagamentos mensais, conforme definido no Anexo 2. Esse pagamento deverá ser efetuado no prazo de trinta (30) dias a contar da data de entrada em vigor da rescisão.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8.2. </w:t>
            </w:r>
            <w:r w:rsidDel="00000000" w:rsidR="00000000" w:rsidRPr="00000000">
              <w:rPr>
                <w:rFonts w:ascii="Cambria" w:cs="Cambria" w:eastAsia="Cambria" w:hAnsi="Cambria"/>
                <w:u w:val="single"/>
                <w:rtl w:val="0"/>
              </w:rPr>
              <w:t xml:space="preserve">Termination for Convenience</w:t>
            </w:r>
            <w:r w:rsidDel="00000000" w:rsidR="00000000" w:rsidRPr="00000000">
              <w:rPr>
                <w:rFonts w:ascii="Cambria" w:cs="Cambria" w:eastAsia="Cambria" w:hAnsi="Cambria"/>
                <w:rtl w:val="0"/>
              </w:rPr>
              <w:t xml:space="preserve">. Either Party may terminate this Agreement at any time, without cause, by providing the other Party with at least fifteen (15) days’ prior written notice. In the event of termination pursuant to this Section, the terminating Party shall pay to the other Party, as a contractual termination fee, an amount equivalent to two (2) monthly payments, as defined in Annex 2. Such payment shall be due within thirty (30) days following the effective date of termination.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8.3. </w:t>
            </w:r>
            <w:r w:rsidDel="00000000" w:rsidR="00000000" w:rsidRPr="00000000">
              <w:rPr>
                <w:rFonts w:ascii="Cambria" w:cs="Cambria" w:eastAsia="Cambria" w:hAnsi="Cambria"/>
                <w:u w:val="single"/>
                <w:rtl w:val="0"/>
              </w:rPr>
              <w:t xml:space="preserve">Rescisão por Justa Causa</w:t>
            </w:r>
            <w:r w:rsidDel="00000000" w:rsidR="00000000" w:rsidRPr="00000000">
              <w:rPr>
                <w:rFonts w:ascii="Cambria" w:cs="Cambria" w:eastAsia="Cambria" w:hAnsi="Cambria"/>
                <w:rtl w:val="0"/>
              </w:rPr>
              <w:t xml:space="preserve">. Qualquer das Partes poderá rescindir este Contrato de imediato caso a outra Parte: (i) torne-se insolvente ou fique sujeita ao controle direto de administrador judicial, interventor, liquidante, síndico ou custodiante, temporário ou permanente, em relação à totalidade ou parte substancial de seus bens ou negócios; (ii) realize cessão de seus bens em benefício de credores; (iii) apresente pedido de falência ou requeira proteção sob quaisquer leis de insolvência; (iv) descumpra de forma material qualquer de suas obrigações previstas neste Contrato e, no caso de descumprimento passível de correção, não o sane no prazo de trinta (30) dias contados do recebimento de notificação por escrito da Parte prejudicada especificando o descumprimento e exigindo sua regularização; ou (v) imediatamente, caso, no entender razoável do Cliente, a continuação dos Serviços ou a associação com o Fornecedor, a sua marca, plataforma, produtos ou atividades comerciais possa causar danos materiais à reputação do Cliente ou afetar negativamente a imagem pública, a credibilidade, a confiança do público ou as relações comerciais do Cliente. Caso tal situação resulte de conduta dolosa ou intencional por parte do Fornecedor, ou de qualquer incumprimento contratual, violação da legislação aplicável ou não conformidade com as diretrizes do Cliente, este terá o direito de aplicar as penalizações contratuais aplicáveis e reclamar a totalidade dos danos causados, incluindo danos à reputação, sanções legais e impacto comercial. O Fornecedor compromete-se a cooperar plenamente com o Cliente em quaisquer ações de relações públicas, comunicação externa ou medidas legais que o Cliente considere necessárias para mitigar ou gerir o impacto do incidente. Em caso de risco reputacional, incumprimento legal ou diretiva do Cliente, o Fornecedor deverá remover, eliminar ou bloquear imediatamente qualquer conteúdo gerado, num prazo máximo de 48 (quarenta e oito) horas a contar da notificação do Cliente. O Fornecedor será responsável por qualquer atraso ou falha na notificação, cooperação ou remoção de conteúdo que possa causar prejuízo ao Cliente, incluindo danos à reputação, sanções legais ou impacto comercial.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8.3. </w:t>
            </w:r>
            <w:r w:rsidDel="00000000" w:rsidR="00000000" w:rsidRPr="00000000">
              <w:rPr>
                <w:rFonts w:ascii="Cambria" w:cs="Cambria" w:eastAsia="Cambria" w:hAnsi="Cambria"/>
                <w:u w:val="single"/>
                <w:rtl w:val="0"/>
              </w:rPr>
              <w:t xml:space="preserve">Termination for Cause</w:t>
            </w:r>
            <w:r w:rsidDel="00000000" w:rsidR="00000000" w:rsidRPr="00000000">
              <w:rPr>
                <w:rFonts w:ascii="Cambria" w:cs="Cambria" w:eastAsia="Cambria" w:hAnsi="Cambria"/>
                <w:rtl w:val="0"/>
              </w:rPr>
              <w:t xml:space="preserve">. Either Party shall have the right to immediately terminate this Agreement in the event the other Party: (i) becomes insolvent or is subject to the direct control of a temporary or permanent liquidator, receiver, trustee or custodian for all or a substantial part of its assets or business; (ii) makes an assignment for the benefit of creditors; (iii) files a bankruptcy petition or a petition to take advantage of any insolvency laws, (iv) is in material breach of any of its obligations under this Agreement, which, in the case of a breach capable of remedy, is not remedied by the defaulting Party at its own cost and expense within thirty (30) days of receipt by the defaulting Party of a notice in writing from the affected Party specifying the breach and requiring its remedy, or (v) immediately if in the Client’s reasonable judgment, the continuation of the Services or the association with the Supplier, its brand, platform, products, or business activities may cause</w:t>
            </w:r>
            <w:r w:rsidDel="00000000" w:rsidR="00000000" w:rsidRPr="00000000">
              <w:rPr>
                <w:rFonts w:ascii="Cambria" w:cs="Cambria" w:eastAsia="Cambria" w:hAnsi="Cambria"/>
                <w:rtl w:val="0"/>
              </w:rPr>
              <w:t xml:space="preserve"> material reputational damage to the Client or negatively affect the </w:t>
            </w:r>
            <w:r w:rsidDel="00000000" w:rsidR="00000000" w:rsidRPr="00000000">
              <w:rPr>
                <w:rFonts w:ascii="Cambria" w:cs="Cambria" w:eastAsia="Cambria" w:hAnsi="Cambria"/>
                <w:rtl w:val="0"/>
              </w:rPr>
              <w:t xml:space="preserve">Client’s public image, credibility, audience trust, or commercial relationships. In the event that such a situation arises from willful misconduct or intentional conduct by the Supplier or from any contractual breach, violation of applicable legal regulations, or non-compliance with the Client's guidelines, the Client shall be entitled to enforce the applicable contractual penalties and claim the full extent of damages caused, including reputational damage, legal penalties, and commercial impact. The Supplier undertakes to fully cooperate with the Client in any public relations, external communication, or legal action that the Client deems necessary to mitigate or manage the impact of the incident. In the event of reputational risk, legal non-compliance, or Client directive, the Supplier shall immediately remove, delete, or block any content generated, within a maximum period of 48 (forty-eight) hours from the Client's notification. The Supplier shall be liable for any delay or failure in notification, cooperation, or content takedown that may cause harm to the Client, including reputational damage, legal penalties, or commercial impact.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8.4. O Prestador terá o direito de rescindir este Contrato com efeito imediato mediante notificação por escrito ao Cliente, sem responsabilidade, em qualquer uma das seguintes circunstâncias: a) Proibição regulamentar ou legal. Se qualquer lei, regulamento, orientação regulamentar, decisão governamental ou interpretação vinculativa por parte de uma autoridade competente proibir, restringir ou afetar materialmente a promoção, publicidade ou operação de serviços de apostas ou jogos de azar na jurisdição relevante. c) Decisões de mercado ou estratégicas. Se o Prestador decidir, por razões estratégicas, comerciais ou relacionadas com o mercado, descontinuar a promoção de apostas, jogos de azar ou serviços semelhantes, ou modificar a sua estratégia de conteúdo, modelo de negócio ou posicionamento do público. Nesses casos, a rescisão entrará em vigor imediatamente após a notificação, e as Partes cooperarão de boa-fé para garantir a cessação ordenada das atividades promocionais já programadas.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8.4. The Client shall have the right to terminate this Agreement with immediate effect upon written notice to the Supplier, without liability, in any of the following circumstances: </w:t>
            </w:r>
            <w:r w:rsidDel="00000000" w:rsidR="00000000" w:rsidRPr="00000000">
              <w:rPr>
                <w:rFonts w:ascii="Cambria" w:cs="Cambria" w:eastAsia="Cambria" w:hAnsi="Cambria"/>
                <w:rtl w:val="0"/>
              </w:rPr>
              <w:t xml:space="preserve">a</w:t>
            </w:r>
            <w:r w:rsidDel="00000000" w:rsidR="00000000" w:rsidRPr="00000000">
              <w:rPr>
                <w:rFonts w:ascii="Cambria" w:cs="Cambria" w:eastAsia="Cambria" w:hAnsi="Cambria"/>
                <w:rtl w:val="0"/>
              </w:rPr>
              <w:t xml:space="preserve">) Regulatory or Legal Prohibition. If any applicable law, regulation, regulatory guidance, governmental decision, or binding interpretation by a competent authority prohibits, restricts, or materially affects the promotion, advertising, or operation of betting or gambling services in the relevant jurisdiction.</w:t>
            </w:r>
            <w:r w:rsidDel="00000000" w:rsidR="00000000" w:rsidRPr="00000000">
              <w:rPr>
                <w:rFonts w:ascii="Cambria" w:cs="Cambria" w:eastAsia="Cambria" w:hAnsi="Cambria"/>
                <w:rtl w:val="0"/>
              </w:rPr>
              <w:t xml:space="preserve"> c) Market or Strategic Decisions. If the Client decides, for strategic, commercial, or market-related reasons, to discontinue the promotion of betting, gambling, or similar services, or to modify its content strategy, business model, or audience positioning. In such cases, termination shall take effect immediately upon notice, and the Parties shall cooperate in good faith to ensure an orderly cessation of the promotional activities already scheduled.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9. INTRANSFERIBILIDADE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9. NON-ASSIGNABILITY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Este Contrato não poderá ser cedido, nem quaisquer direitos dele decorrentes transferidos por qualquer das Partes, exceto mediante prévio consentimento por escrito da outra Parte. Todas as disposições deste Contrato serão vinculativas e reverterão em benefício exclusivo das Partes.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This Agreement shall not be assignable, nor its rights hereunder transferred in any way by any Party except upon the prior written consent of the other Party. All Sections of this Agreement will be binding upon and will insure exclusivity to the benefit of the Parties hereto.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10. DUE DILIGENCE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10. DUE DILIGENCE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10.1. O Prestador deverá cumprir o processo de due diligence requerido pela BetWarrior dentro do prazo máximo de um (1) mês a contar da data de assinatura deste Contrato. Tal processo estará sujeito à revisão e aprovação pela Contratante, de acordo com suas políticas internas e procedimentos de compliance.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10.1. The Supplier shall complete the due diligence process required by BetWarrior within a maximum period of one (1) month from the date of execution of this Agreement. Such process shall be subject to review and approval by the Contractor in accordance with its internal policies and compliance procedures.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10.2. Caso o Prestador não conclua o processo de due diligence dentro do prazo estipulado ou não obtenha a aprovação da Contratante, esta poderá, a seu exclusivo critério e sem que disso decorra qualquer direito a indenização ou compensação ao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10.2. If the Supplier fails to complete the due diligence process within the stipulated timeframe or does not obtain the Client’s approval, the Supplier may, at its sole discretion and without any right to indemnification or compensation for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rescindir imediatamente este Contrato; e/ou</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suspender quaisquer pagamentos devidos ao Prestador até que o processo de due diligence seja satisfatoriamente concluído ou até que o Prestador forneça a documentação, esclarecimentos ou informações adicionais solicitadas pela Contratante para sua avaliação.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Immediately terminate this Agreement; and/or</w:t>
            </w:r>
          </w:p>
          <w:p w:rsidR="00000000" w:rsidDel="00000000" w:rsidP="00000000" w:rsidRDefault="00000000" w:rsidRPr="00000000" w14:paraId="0000009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Suspend any payments due to the Supplier until the due diligence process is satisfactorily completed or the Supplier provides the necessary documentation, clarifications, or additional information requested by the Client for its assessment.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10.3. O Prestador reconhece que a Contratante poderá solicitar informações ou documentos adicionais mesmo após a aprovação da due diligence, caso identifique e/ou tome conhecimento da existência de quaisquer processos judiciais e/ou administrativos em face do Afiliado e/ou de seus diretores, empregados, acionistas e/ou beneficiários finais.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10.3. The Supplier acknowledges that the Client might request additional information or documentation after the due diligence approval if the Client finds and/or becomes aware of any judicial and/or administrative processes against the Affiliate and/or any of their directors, employees, shareholders and/or beneficial owners.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10.4. A Contratante não terá qualquer responsabilidade perante o Prestador pela adoção das medidas previstas nesta cláusula, as quais serão implementadas em conformidade com suas obrigações regulatórias de compliance e suas políticas de gestão de risco.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10.4. The Client shall bear no liability towards the Supplier for the application of the measures set forth in this clause, which shall be adopted in accordance with its regulatory compliance obligations and risk management policies.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11. FORÇA MAIOR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11. FORCE MAJEURE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Nenhuma das Partes será responsável por qualquer atraso ou falha no cumprimento de suas obrigações se tal atraso ou falha decorrer de causa fora do controle da Parte afetada, incluindo, sem limitação, restrições legais ou regulatórias, terrorismo ou ameaça de terrorismo, atos de guerra, disputas trabalhistas, caso fortuito ou força maior, falhas ou interrupções de telecomunicações, rede ou energia, ou panes mecânicas ou eletrônicas.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Neither Party shall be liable for any delay or failure to perform if such delay or failure is due to any cause beyond the control of the Party including, without limitation, restrictions of law or regulations, terrorism, threat of terrorism, acts of war, labor disputes, acts of God, telecommunications, network or power failures or interruptions, or mechanical or electronic breakdowns.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12. NOTIFICAÇÕES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12. NOTICES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Todas as notificações, solicitações e demais comunicações exigidas ou permitidas por este Contrato deverão ser realizadas por escrito, por e-mail ou por serviço de entrega, endereçadas da seguinte forma: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All notices, requests and other communications which are required to be given under this Agreement must be given in writing, by e-mail or by delivery service, addressed as follows: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Ao Cliente: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A/C: Equipe Jurídica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E-mail: </w:t>
            </w:r>
            <w:hyperlink r:id="rId6">
              <w:r w:rsidDel="00000000" w:rsidR="00000000" w:rsidRPr="00000000">
                <w:rPr>
                  <w:rFonts w:ascii="Cambria" w:cs="Cambria" w:eastAsia="Cambria" w:hAnsi="Cambria"/>
                  <w:color w:val="1155cc"/>
                  <w:u w:val="single"/>
                  <w:rtl w:val="0"/>
                </w:rPr>
                <w:t xml:space="preserve">legal@betwarrior.com</w:t>
              </w:r>
            </w:hyperlink>
            <w:r w:rsidDel="00000000" w:rsidR="00000000" w:rsidRPr="00000000">
              <w:rPr>
                <w:rFonts w:ascii="Cambria" w:cs="Cambria" w:eastAsia="Cambria" w:hAnsi="Cambria"/>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To Client to: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Atte: Legal Team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Email: </w:t>
            </w:r>
            <w:hyperlink r:id="rId7">
              <w:r w:rsidDel="00000000" w:rsidR="00000000" w:rsidRPr="00000000">
                <w:rPr>
                  <w:rFonts w:ascii="Cambria" w:cs="Cambria" w:eastAsia="Cambria" w:hAnsi="Cambria"/>
                  <w:color w:val="1155cc"/>
                  <w:u w:val="single"/>
                  <w:rtl w:val="0"/>
                </w:rPr>
                <w:t xml:space="preserve">legal@betwarrior.com</w:t>
              </w:r>
            </w:hyperlink>
            <w:r w:rsidDel="00000000" w:rsidR="00000000" w:rsidRPr="00000000">
              <w:rPr>
                <w:rFonts w:ascii="Cambria" w:cs="Cambria" w:eastAsia="Cambria" w:hAnsi="Cambria"/>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Ao Prestador: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A/C: </w:t>
            </w:r>
            <w:r w:rsidDel="00000000" w:rsidR="00000000" w:rsidRPr="00000000">
              <w:rPr>
                <w:rFonts w:ascii="Cambria" w:cs="Cambria" w:eastAsia="Cambria" w:hAnsi="Cambria"/>
                <w:highlight w:val="yellow"/>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E-mail: </w:t>
            </w:r>
            <w:r w:rsidDel="00000000" w:rsidR="00000000" w:rsidRPr="00000000">
              <w:rPr>
                <w:rFonts w:ascii="Cambria" w:cs="Cambria" w:eastAsia="Cambria" w:hAnsi="Cambria"/>
                <w:highlight w:val="yellow"/>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To Supplier to: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Atte: </w:t>
            </w:r>
            <w:r w:rsidDel="00000000" w:rsidR="00000000" w:rsidRPr="00000000">
              <w:rPr>
                <w:rFonts w:ascii="Cambria" w:cs="Cambria" w:eastAsia="Cambria" w:hAnsi="Cambria"/>
                <w:highlight w:val="yellow"/>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Email: </w:t>
            </w:r>
            <w:r w:rsidDel="00000000" w:rsidR="00000000" w:rsidRPr="00000000">
              <w:rPr>
                <w:rFonts w:ascii="Cambria" w:cs="Cambria" w:eastAsia="Cambria" w:hAnsi="Cambria"/>
                <w:highlight w:val="yellow"/>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ou para quaisquer outros endereços que venham a ser informados por escrito por qualquer das Partes, nos termos aqui previstos.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or to such other addresses as shall be furnished in writing and in the manner set forth above by either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13. LEI APLICÁVEL E JURISDIÇÃO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13. APPLICABLE LAW AND JURISDICTION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13.1. Este Contrato, bem como os direitos e obrigações das Partes dele decorrentes, e qualquer reclamação ou controvérsia direta ou indiretamente relacionada a este instrumento, serão regidos e interpretados de acordo com as leis da República Federativa do Brasil (a “</w:t>
            </w:r>
            <w:r w:rsidDel="00000000" w:rsidR="00000000" w:rsidRPr="00000000">
              <w:rPr>
                <w:rFonts w:ascii="Cambria" w:cs="Cambria" w:eastAsia="Cambria" w:hAnsi="Cambria"/>
                <w:u w:val="single"/>
                <w:rtl w:val="0"/>
              </w:rPr>
              <w:t xml:space="preserve">Lei Aplicável</w:t>
            </w:r>
            <w:r w:rsidDel="00000000" w:rsidR="00000000" w:rsidRPr="00000000">
              <w:rPr>
                <w:rFonts w:ascii="Cambria" w:cs="Cambria" w:eastAsia="Cambria" w:hAnsi="Cambria"/>
                <w:rtl w:val="0"/>
              </w:rPr>
              <w:t xml:space="preserve">”), sem consideração às regras de conflito de leis que possam exigir a aplicação de leis de outra jurisdição.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13.1. This Agreement, the rights and obligations of the Parties under this Agreement, and any claim or controversy directly or indirectly based upon or arising out of this Agreement shall be governed by and construed in accordance with the laws of Federative Republic of Brazil (the “</w:t>
            </w:r>
            <w:r w:rsidDel="00000000" w:rsidR="00000000" w:rsidRPr="00000000">
              <w:rPr>
                <w:rFonts w:ascii="Cambria" w:cs="Cambria" w:eastAsia="Cambria" w:hAnsi="Cambria"/>
                <w:u w:val="single"/>
                <w:rtl w:val="0"/>
              </w:rPr>
              <w:t xml:space="preserve">Applicable Law</w:t>
            </w:r>
            <w:r w:rsidDel="00000000" w:rsidR="00000000" w:rsidRPr="00000000">
              <w:rPr>
                <w:rFonts w:ascii="Cambria" w:cs="Cambria" w:eastAsia="Cambria" w:hAnsi="Cambria"/>
                <w:rtl w:val="0"/>
              </w:rPr>
              <w:t xml:space="preserve">”), without regard to any conflict of laws, provisions that could require the application of the law or any other jurisdiction.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13.2. Cada Parte concorda de forma irrevogável e incondicional em submeter-se à jurisdição exclusiva dos tribunais competentes da cidade de São Paulo, para qualquer ação, demanda ou procedimento decorrente ou relacionado a 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 2. Each Party hereto hereby irrevocably and unconditionally (i) consents to submit to the sole and exclusive jurisdiction of the competent Courts in the city of São Paulo for any proceeding arising out or relating to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14. NÃO SOLICITAÇÃO DE RECURSOS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14. NON-SOLICITATION OF RESOURCES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As Partes concordam em não solicitar, direta ou indiretamente, empregados ou contratados da outra Parte durante a vigência deste Contrato e por dois (2) anos após a sua rescisão ou término, tampouco oferecer ou incentivar, por qualquer meio, que tais empregados ou contratados deixem a outra Parte para trabalhar para a Parte solicitante. Caso qualquer Parte, durante a vigência deste Contrato ou no período de dois (2) anos após seu término, venha a contratar, direta ou indiretamente, como consultor ou empregado, em qualquer capacidade, qualquer empregado ou contratado da outra Parte, a Parte infratora deverá pagar à outra Parte uma indenização pré-fixada de USD 100.000. As Partes reconhecem que tal valor constitui estimativa razoável dos custos e despesas que a Parte prejudicada teria incorrido com recrutamento, treinamento e substituição de tal pessoa.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Both Parties agree not to directly or indirectly solicit employees or contractors of the other Party during the term of this agreement and for two (2) years after the termination of this Agreement or any extension thereof, solicit, offer or in any way encourage the employees or contractors to leave the other Party to work for the soliciting, offering or encouraging Party. If any Party, during the term of this Agreement or within two (2) years of the termination or expiry of this Agreement, hire as a direct or indirect consultant or employee, in any capacity a Supplier’s employee or contractor, the breaching Party shall pay to the other Party liquidated damages of USD 100,000. The Parties agree that said amount is a reasonable estimate of the costs and expenses that provider will have incurred as a result of recruiting, training and transporting such a person.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15. PROPRIEDADE INTELECTUAL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15. INTELLECTUAL PROPERTY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15.1. </w:t>
            </w:r>
            <w:r w:rsidDel="00000000" w:rsidR="00000000" w:rsidRPr="00000000">
              <w:rPr>
                <w:rFonts w:ascii="Cambria" w:cs="Cambria" w:eastAsia="Cambria" w:hAnsi="Cambria"/>
                <w:u w:val="single"/>
                <w:rtl w:val="0"/>
              </w:rPr>
              <w:t xml:space="preserve">Titularidade dos Entregáveis</w:t>
            </w:r>
            <w:r w:rsidDel="00000000" w:rsidR="00000000" w:rsidRPr="00000000">
              <w:rPr>
                <w:rFonts w:ascii="Cambria" w:cs="Cambria" w:eastAsia="Cambria" w:hAnsi="Cambria"/>
                <w:rtl w:val="0"/>
              </w:rPr>
              <w:t xml:space="preserve">. Todos os resultados, produtos do trabalho, entregáveis, materiais, desenvolvimentos, invenções, documentos, dados, relatórios, conteúdos ou quaisquer outros outputs criados, desenvolvidos ou entregues pelo Prestador, de forma individual ou conjunta, no âmbito da prestação dos Serviços (os “Entregáveis”), serão de titularidade exclusiva do Cliente e/ou de quem este indicar, a partir do momento de sua criação, sem qualquer limitação de tempo, território, meio ou forma de exploração.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15.1. </w:t>
            </w:r>
            <w:r w:rsidDel="00000000" w:rsidR="00000000" w:rsidRPr="00000000">
              <w:rPr>
                <w:rFonts w:ascii="Cambria" w:cs="Cambria" w:eastAsia="Cambria" w:hAnsi="Cambria"/>
                <w:u w:val="single"/>
                <w:rtl w:val="0"/>
              </w:rPr>
              <w:t xml:space="preserve">Ownership of Deliverables</w:t>
            </w:r>
            <w:r w:rsidDel="00000000" w:rsidR="00000000" w:rsidRPr="00000000">
              <w:rPr>
                <w:rFonts w:ascii="Cambria" w:cs="Cambria" w:eastAsia="Cambria" w:hAnsi="Cambria"/>
                <w:rtl w:val="0"/>
              </w:rPr>
              <w:t xml:space="preserve">. All results, work product, deliverables, materials, developments, inventions, documents, data, reports, content, or other outputs created, developed, or delivered by the Supplier, whether individually or jointly, in connection with the Services (the “</w:t>
            </w:r>
            <w:r w:rsidDel="00000000" w:rsidR="00000000" w:rsidRPr="00000000">
              <w:rPr>
                <w:rFonts w:ascii="Cambria" w:cs="Cambria" w:eastAsia="Cambria" w:hAnsi="Cambria"/>
                <w:u w:val="single"/>
                <w:rtl w:val="0"/>
              </w:rPr>
              <w:t xml:space="preserve">Deliverables</w:t>
            </w:r>
            <w:r w:rsidDel="00000000" w:rsidR="00000000" w:rsidRPr="00000000">
              <w:rPr>
                <w:rFonts w:ascii="Cambria" w:cs="Cambria" w:eastAsia="Cambria" w:hAnsi="Cambria"/>
                <w:rtl w:val="0"/>
              </w:rPr>
              <w:t xml:space="preserve">”), shall be the exclusive property of Client and/or whomever Client designates, from the moment of their creation, without limitation as to time, territory, medium, or form of exploitation.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15.2. </w:t>
            </w:r>
            <w:r w:rsidDel="00000000" w:rsidR="00000000" w:rsidRPr="00000000">
              <w:rPr>
                <w:rFonts w:ascii="Cambria" w:cs="Cambria" w:eastAsia="Cambria" w:hAnsi="Cambria"/>
                <w:u w:val="single"/>
                <w:rtl w:val="0"/>
              </w:rPr>
              <w:t xml:space="preserve">Cessão de Direitos</w:t>
            </w:r>
            <w:r w:rsidDel="00000000" w:rsidR="00000000" w:rsidRPr="00000000">
              <w:rPr>
                <w:rFonts w:ascii="Cambria" w:cs="Cambria" w:eastAsia="Cambria" w:hAnsi="Cambria"/>
                <w:rtl w:val="0"/>
              </w:rPr>
              <w:t xml:space="preserve">. Na máxima extensão permitida pela legislação aplicável, o Prestador, por meio deste instrumento, cede, transfere e outorga, de forma irrevogável, exclusiva e por prazo indeterminado, ao Cliente e/ou a quem este indicar, todos os direitos de propriedade intelectual, incluindo direitos autorais (quando aplicáveis), direitos de propriedade industrial e quaisquer outros direitos patrimoniais ou intangíveis, relacionados aos Entregáveis e a quaisquer de seus elementos, decorrentes ou vinculados à prestação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15.2. </w:t>
            </w:r>
            <w:r w:rsidDel="00000000" w:rsidR="00000000" w:rsidRPr="00000000">
              <w:rPr>
                <w:rFonts w:ascii="Cambria" w:cs="Cambria" w:eastAsia="Cambria" w:hAnsi="Cambria"/>
                <w:u w:val="single"/>
                <w:rtl w:val="0"/>
              </w:rPr>
              <w:t xml:space="preserve">Assignment of Rights</w:t>
            </w:r>
            <w:r w:rsidDel="00000000" w:rsidR="00000000" w:rsidRPr="00000000">
              <w:rPr>
                <w:rFonts w:ascii="Cambria" w:cs="Cambria" w:eastAsia="Cambria" w:hAnsi="Cambria"/>
                <w:rtl w:val="0"/>
              </w:rPr>
              <w:t xml:space="preserve">. To the extent permitted by applicable law, the Supplier hereby irrevocably assigns, transfers, and conveys to Client and/or whomever Client designates, on an exclusive basis and in perpetuity, all intellectual property rights, including copyrights (if any), industrial property rights, and any other proprietary or intangible rights, in and to the Deliverables and any elements thereof, arising from or related to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15.3. </w:t>
            </w:r>
            <w:r w:rsidDel="00000000" w:rsidR="00000000" w:rsidRPr="00000000">
              <w:rPr>
                <w:rFonts w:ascii="Cambria" w:cs="Cambria" w:eastAsia="Cambria" w:hAnsi="Cambria"/>
                <w:u w:val="single"/>
                <w:rtl w:val="0"/>
              </w:rPr>
              <w:t xml:space="preserve">Declarações Adicionais e Cooperação</w:t>
            </w:r>
            <w:r w:rsidDel="00000000" w:rsidR="00000000" w:rsidRPr="00000000">
              <w:rPr>
                <w:rFonts w:ascii="Cambria" w:cs="Cambria" w:eastAsia="Cambria" w:hAnsi="Cambria"/>
                <w:rtl w:val="0"/>
              </w:rPr>
              <w:t xml:space="preserve">. O Prestador compromete-se a assinar todos os documentos e a praticar todos os atos razoavelmente necessários para formalizar, comprovar ou assegurar os direitos cedidos nos termos desta Cláusula, sem qualquer remuneração adicional.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15.3. </w:t>
            </w:r>
            <w:r w:rsidDel="00000000" w:rsidR="00000000" w:rsidRPr="00000000">
              <w:rPr>
                <w:rFonts w:ascii="Cambria" w:cs="Cambria" w:eastAsia="Cambria" w:hAnsi="Cambria"/>
                <w:u w:val="single"/>
                <w:rtl w:val="0"/>
              </w:rPr>
              <w:t xml:space="preserve">Further Assurances</w:t>
            </w:r>
            <w:r w:rsidDel="00000000" w:rsidR="00000000" w:rsidRPr="00000000">
              <w:rPr>
                <w:rFonts w:ascii="Cambria" w:cs="Cambria" w:eastAsia="Cambria" w:hAnsi="Cambria"/>
                <w:rtl w:val="0"/>
              </w:rPr>
              <w:t xml:space="preserve">. The Supplier agrees to execute any documents and take any actions reasonably required to perfect, evidence, or enforce the rights assigned under this Clause, without additional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15.4. </w:t>
            </w:r>
            <w:r w:rsidDel="00000000" w:rsidR="00000000" w:rsidRPr="00000000">
              <w:rPr>
                <w:rFonts w:ascii="Cambria" w:cs="Cambria" w:eastAsia="Cambria" w:hAnsi="Cambria"/>
                <w:u w:val="single"/>
                <w:rtl w:val="0"/>
              </w:rPr>
              <w:t xml:space="preserve">Uso de Marcas</w:t>
            </w:r>
            <w:r w:rsidDel="00000000" w:rsidR="00000000" w:rsidRPr="00000000">
              <w:rPr>
                <w:rFonts w:ascii="Cambria" w:cs="Cambria" w:eastAsia="Cambria" w:hAnsi="Cambria"/>
                <w:rtl w:val="0"/>
              </w:rPr>
              <w:t xml:space="preserve">. Cada Parte permanecerá titular exclusiva de suas respectivas marcas, nomes comerciais, logotipos e demais sinais distintivos. Nenhuma das Partes poderá utilizar as marcas da outra sem prévia autorização por escrito, exceto quando estritamente necessário para a execução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15.4. </w:t>
            </w:r>
            <w:r w:rsidDel="00000000" w:rsidR="00000000" w:rsidRPr="00000000">
              <w:rPr>
                <w:rFonts w:ascii="Cambria" w:cs="Cambria" w:eastAsia="Cambria" w:hAnsi="Cambria"/>
                <w:u w:val="single"/>
                <w:rtl w:val="0"/>
              </w:rPr>
              <w:t xml:space="preserve">Use of Trademarks</w:t>
            </w:r>
            <w:r w:rsidDel="00000000" w:rsidR="00000000" w:rsidRPr="00000000">
              <w:rPr>
                <w:rFonts w:ascii="Cambria" w:cs="Cambria" w:eastAsia="Cambria" w:hAnsi="Cambria"/>
                <w:rtl w:val="0"/>
              </w:rPr>
              <w:t xml:space="preserve">. Each Party retains ownership of its respective trademarks, trade names, logos, and other distinctive signs. Neither Party may use the other Party’s trademarks without prior written consent, except as strictly necessary for the performance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15.5. </w:t>
            </w:r>
            <w:r w:rsidDel="00000000" w:rsidR="00000000" w:rsidRPr="00000000">
              <w:rPr>
                <w:rFonts w:ascii="Cambria" w:cs="Cambria" w:eastAsia="Cambria" w:hAnsi="Cambria"/>
                <w:u w:val="single"/>
                <w:rtl w:val="0"/>
              </w:rPr>
              <w:t xml:space="preserve">Renúncia a Direitos Morais</w:t>
            </w:r>
            <w:r w:rsidDel="00000000" w:rsidR="00000000" w:rsidRPr="00000000">
              <w:rPr>
                <w:rFonts w:ascii="Cambria" w:cs="Cambria" w:eastAsia="Cambria" w:hAnsi="Cambria"/>
                <w:rtl w:val="0"/>
              </w:rPr>
              <w:t xml:space="preserve">. Na medida permitida pela legislação aplicável, o Prestador renuncia expressamente a quaisquer direitos morais, direitos de paternidade, integridade ou direitos similares relacionados aos Entregáveis.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15.5. </w:t>
            </w:r>
            <w:r w:rsidDel="00000000" w:rsidR="00000000" w:rsidRPr="00000000">
              <w:rPr>
                <w:rFonts w:ascii="Cambria" w:cs="Cambria" w:eastAsia="Cambria" w:hAnsi="Cambria"/>
                <w:u w:val="single"/>
                <w:rtl w:val="0"/>
              </w:rPr>
              <w:t xml:space="preserve">Waiver of Moral Rights</w:t>
            </w:r>
            <w:r w:rsidDel="00000000" w:rsidR="00000000" w:rsidRPr="00000000">
              <w:rPr>
                <w:rFonts w:ascii="Cambria" w:cs="Cambria" w:eastAsia="Cambria" w:hAnsi="Cambria"/>
                <w:rtl w:val="0"/>
              </w:rPr>
              <w:t xml:space="preserve">. To the extent permitted by applicable law, the Supplier waives any moral rights, rights of attribution, integrity, or similar rights in connection with the Deliverables.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16. DISPOSIÇÕES GERAIS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16. MISCELLANEOUS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16.1. Caso qualquer disposição deste Contrato seja considerada ilegal ou inexequível, as Partes deverão negociar de boa-fé sua substituição por disposição válida, permanecendo o restante do Contrato plenamente vigente.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16.1. In the event that any provision of this Agreement is determined to be illegal or otherwise unenforceable, the Parties shall undertake to negotiate in good faith in order to replace the invalid provision, and the remainder of this Agreement shall continue in full force and effect.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16.2. A renúncia a qualquer disposição deste Contrato não constituirá renúncia a outras disposições ou a violações futuras, e qualquer renúncia somente será válida se feita por escrito e assinada pelo representante autorizado da Parte renunciante.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16.2. No waiver of any provision under this Agreement shall constitute a waiver of any other provisions or any other or further breach, and no such waiver shall be effective unless made in writing and signed by an authorized representative of the Party to be charged with such a waiver.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16.3. Este Contrato constitui o entendimento integral entre as Partes sobre o objeto aqui tratado, substituindo quaisquer entendimentos ou acordos anteriores. Sua alteração somente poderá ocorrer por meio de aditivo escrito e assinado por ambas as Partes.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16.3. This Agreement constitutes the Parties’ entire understanding of the matters set forth herein and supersedes any prior understanding or agreement. This Agreement can only be amended by a written amendment executed by the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16.4. Assinatura por Meios Eletrônicos. As Partes concordam que o presente Contrato poderá ser celebrado por meio de assinatura eletrônica, assinatura digital, assinatura digitalizada, aceite eletrônico, aceite por click-wrap, troca de arquivos PDF assinados, ou por quaisquer outros meios eletrônicos capazes de identificar razoavelmente a Parte signatária, em conformidade com a Medida Provisória nº 2.200-2/2001, que instituiu a Infraestrutura de Chaves Públicas Brasileira (ICP-Brasil), bem como com os artigos 219, 220 e demais disposições aplicáveis do Código Civil Brasileiro, e demais normas aplicáveis da legislação brasileira.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16.4. Execution by Electronic Means. The Parties agree that this Agreement may be executed by means of electronic signature, digital signature, scanned signature, electronic acceptance, click-wrap acceptance, exchange of signed PDF files, or any other electronic means capable of reasonably identifying the signatory Party, in accordance with Provisional Measure No. 2.200-2/2001, which instituted the Brazilian Public Key Infrastructure (ICP-Brasil), as well as Articles 219, 220 and related provisions of the Brazilian Civil Code, and applicable Brazilian law.</w:t>
            </w:r>
          </w:p>
          <w:p w:rsidR="00000000" w:rsidDel="00000000" w:rsidP="00000000" w:rsidRDefault="00000000" w:rsidRPr="00000000" w14:paraId="000000D5">
            <w:pPr>
              <w:widowControl w:val="0"/>
              <w:spacing w:after="0" w:before="0" w:line="240" w:lineRule="auto"/>
              <w:jc w:val="both"/>
              <w:rPr>
                <w:rFonts w:ascii="Cambria" w:cs="Cambria" w:eastAsia="Cambria" w:hAnsi="Cambria"/>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As Partes reconhecem e concordam expressamente que o presente Contrato, quando firmado por tais meios eletrônicos, será juridicamente válido, vinculante e plenamente eficaz, produzindo os mesmos efeitos legais e probatórios como se tivesse sido celebrado por meio de assinaturas manuscritas em suporte físico.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Parties expressly acknowledge and agree that this Agreement, when executed by such electronic means, shall be legally valid, binding, and fully enforceable, with the same legal force and evidentiary value as if it had been executed by handwritten signatures on physical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As Partes acordam, ainda, que a troca por e-mail de cópias digitalizadas ou versões eletronicamente assinadas deste Contrato constituirá prova suficiente do consentimento das Partes e de sua intenção de se vincular, sendo dispensada a posterior entrega de vias físicas originais.</w:t>
            </w:r>
          </w:p>
          <w:p w:rsidR="00000000" w:rsidDel="00000000" w:rsidP="00000000" w:rsidRDefault="00000000" w:rsidRPr="00000000" w14:paraId="000000D9">
            <w:pPr>
              <w:widowControl w:val="0"/>
              <w:spacing w:after="0" w:before="0" w:line="240" w:lineRule="auto"/>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Parties further agree that the exchange by email of scanned copies or electronically signed versions of this Agreement shall constitute sufficient evidence of the Parties’ consent and intent to be bound, with no requirement to subsequently deliver original physical copies.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 presente Contrato poderá ser celebrado em uma ou mais vias eletrônicas, sendo cada uma considerada um original para todos os fins, e todas em conjunto constituirão um único instrumento, podendo ser firmado em datas e locais distintos, sem prejuízo de sua validade, eficácia ou exequibilidade.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This Agreement may be executed in one or more electronic counterparts, each of which shall be deemed an original, and all of which together shall constitute one single instrument, and may be executed on different dates and in different places, without affecting its validity, enforceability, or effectiveness.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Este Contrato é redigido nos idiomas inglês e português, prevalecendo a versão em língua portuguesa.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This Agreement is drafted in the English and Portuguese language, Portuguese language version shall prevail.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 fé do que, as Partes assinam o presente Contrato na Data de Vigência, declarando terem recebido cópia deste instrumento.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In witness whereof, the Parties have executed this Agreement as of the Effective Date and hereby certify that each Party has received a copy of the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4">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0E5">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TRACK GAMING BRASIL LTDA</w:t>
            </w:r>
          </w:p>
          <w:p w:rsidR="00000000" w:rsidDel="00000000" w:rsidP="00000000" w:rsidRDefault="00000000" w:rsidRPr="00000000" w14:paraId="000000E6">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Pedro </w:t>
            </w:r>
            <w:ins w:author="Gala Berizzo" w:id="0" w:date="2026-03-12T20:15:59Z">
              <w:r w:rsidDel="00000000" w:rsidR="00000000" w:rsidRPr="00000000">
                <w:rPr>
                  <w:rFonts w:ascii="Cambria" w:cs="Cambria" w:eastAsia="Cambria" w:hAnsi="Cambria"/>
                  <w:b w:val="1"/>
                  <w:bCs w:val="1"/>
                  <w:rtl w:val="0"/>
                  <w:rPrChange w:author="Gala Berizzo" w:id="1" w:date="2026-03-12T20:15:59Z">
                    <w:rPr>
                      <w:rFonts w:ascii="Cambria" w:cs="Cambria" w:eastAsia="Cambria" w:hAnsi="Cambria"/>
                      <w:b w:val="1"/>
                      <w:bCs w:val="1"/>
                    </w:rPr>
                  </w:rPrChange>
                </w:rPr>
                <w:t xml:space="preserve">Henrique</w:t>
              </w:r>
            </w:ins>
            <w:del w:author="Gala Berizzo" w:id="0" w:date="2026-03-12T20:15:59Z">
              <w:r w:rsidDel="00000000" w:rsidR="00000000" w:rsidRPr="00000000">
                <w:rPr>
                  <w:rFonts w:ascii="Cambria" w:cs="Cambria" w:eastAsia="Cambria" w:hAnsi="Cambria"/>
                  <w:b w:val="1"/>
                  <w:bCs w:val="1"/>
                  <w:rtl w:val="0"/>
                  <w:rPrChange w:author="Gala Berizzo" w:id="1" w:date="2026-03-12T20:15:59Z">
                    <w:rPr>
                      <w:rFonts w:ascii="Cambria" w:cs="Cambria" w:eastAsia="Cambria" w:hAnsi="Cambria"/>
                      <w:b w:val="1"/>
                      <w:bCs w:val="1"/>
                    </w:rPr>
                  </w:rPrChange>
                </w:rPr>
                <w:delText xml:space="preserve">Enrique</w:delText>
              </w:r>
            </w:del>
            <w:r w:rsidDel="00000000" w:rsidR="00000000" w:rsidRPr="00000000">
              <w:rPr>
                <w:rFonts w:ascii="Cambria" w:cs="Cambria" w:eastAsia="Cambria" w:hAnsi="Cambria"/>
                <w:b w:val="1"/>
                <w:bCs w:val="1"/>
                <w:rtl w:val="0"/>
              </w:rPr>
              <w:t xml:space="preserve"> Nicolau</w:t>
            </w:r>
          </w:p>
          <w:p w:rsidR="00000000" w:rsidDel="00000000" w:rsidP="00000000" w:rsidRDefault="00000000" w:rsidRPr="00000000" w14:paraId="000000E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Representante </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[SUPPLIER]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0">
            <w:pPr>
              <w:widowControl w:val="0"/>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1">
            <w:pPr>
              <w:widowControl w:val="0"/>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F2">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0F3">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TRACK GAMING BRASIL LTDA</w:t>
            </w:r>
          </w:p>
          <w:p w:rsidR="00000000" w:rsidDel="00000000" w:rsidP="00000000" w:rsidRDefault="00000000" w:rsidRPr="00000000" w14:paraId="000000F4">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Pedro </w:t>
            </w:r>
            <w:ins w:author="Gala Berizzo" w:id="2" w:date="2026-03-12T20:15:57Z">
              <w:r w:rsidDel="00000000" w:rsidR="00000000" w:rsidRPr="00000000">
                <w:rPr>
                  <w:rFonts w:ascii="Cambria" w:cs="Cambria" w:eastAsia="Cambria" w:hAnsi="Cambria"/>
                  <w:b w:val="1"/>
                  <w:bCs w:val="1"/>
                  <w:rtl w:val="0"/>
                  <w:rPrChange w:author="Gala Berizzo" w:id="3" w:date="2026-03-12T20:15:57Z">
                    <w:rPr>
                      <w:rFonts w:ascii="Cambria" w:cs="Cambria" w:eastAsia="Cambria" w:hAnsi="Cambria"/>
                      <w:b w:val="1"/>
                      <w:bCs w:val="1"/>
                    </w:rPr>
                  </w:rPrChange>
                </w:rPr>
                <w:t xml:space="preserve">Henrique</w:t>
              </w:r>
            </w:ins>
            <w:del w:author="Gala Berizzo" w:id="2" w:date="2026-03-12T20:15:57Z">
              <w:r w:rsidDel="00000000" w:rsidR="00000000" w:rsidRPr="00000000">
                <w:rPr>
                  <w:rFonts w:ascii="Cambria" w:cs="Cambria" w:eastAsia="Cambria" w:hAnsi="Cambria"/>
                  <w:b w:val="1"/>
                  <w:bCs w:val="1"/>
                  <w:rtl w:val="0"/>
                  <w:rPrChange w:author="Gala Berizzo" w:id="3" w:date="2026-03-12T20:15:57Z">
                    <w:rPr>
                      <w:rFonts w:ascii="Cambria" w:cs="Cambria" w:eastAsia="Cambria" w:hAnsi="Cambria"/>
                      <w:b w:val="1"/>
                      <w:bCs w:val="1"/>
                    </w:rPr>
                  </w:rPrChange>
                </w:rPr>
                <w:delText xml:space="preserve">Enrique</w:delText>
              </w:r>
            </w:del>
            <w:r w:rsidDel="00000000" w:rsidR="00000000" w:rsidRPr="00000000">
              <w:rPr>
                <w:rFonts w:ascii="Cambria" w:cs="Cambria" w:eastAsia="Cambria" w:hAnsi="Cambria"/>
                <w:b w:val="1"/>
                <w:bCs w:val="1"/>
                <w:rtl w:val="0"/>
              </w:rPr>
              <w:t xml:space="preserve"> Nicolau</w:t>
            </w:r>
          </w:p>
          <w:p w:rsidR="00000000" w:rsidDel="00000000" w:rsidP="00000000" w:rsidRDefault="00000000" w:rsidRPr="00000000" w14:paraId="000000F5">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Representante </w:t>
            </w:r>
          </w:p>
          <w:p w:rsidR="00000000" w:rsidDel="00000000" w:rsidP="00000000" w:rsidRDefault="00000000" w:rsidRPr="00000000" w14:paraId="000000F6">
            <w:pPr>
              <w:widowControl w:val="0"/>
              <w:spacing w:after="0" w:before="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7">
            <w:pPr>
              <w:widowControl w:val="0"/>
              <w:spacing w:after="0" w:before="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8">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0F9">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[SUPPLIER]</w:t>
            </w:r>
          </w:p>
          <w:p w:rsidR="00000000" w:rsidDel="00000000" w:rsidP="00000000" w:rsidRDefault="00000000" w:rsidRPr="00000000" w14:paraId="000000FA">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0FB">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w:t>
            </w:r>
          </w:p>
        </w:tc>
      </w:tr>
    </w:tbl>
    <w:p w:rsidR="00000000" w:rsidDel="00000000" w:rsidP="00000000" w:rsidRDefault="00000000" w:rsidRPr="00000000" w14:paraId="000000FC">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0" w:before="0" w:lineRule="auto"/>
        <w:jc w:val="both"/>
        <w:rPr>
          <w:rFonts w:ascii="Cambria" w:cs="Cambria" w:eastAsia="Cambria" w:hAnsi="Cambria"/>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Servicios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 Prestador prestará serviços de patrocínio, publicidade e promoção através do canal do YouTube e da conta do Instagram do Prestador, consistindo na integração da marca do Cliente no conteúdo do Prestador, a fim de maximizar o alcance, o envolvimento e a conversão do público, em estrita conformidade com as disposições estabelecidas no Anexo 1. A (Disposições Específicas para Afiliados) e Anexo 1.B (O que fazer e o que não fazer em marketing), que fazem parte integrante deste Contrato.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Supplier shall provide sponsorship, advertising and promotional services through the Supplier’s YouTube channel and Instagram account, consisting of the integration of the Client’s brand into the Supplier’s content in order to maximize audience reach, engagement and conversion, in strict accordance with the provisions set forth in Annex 1.A (Affiliate-Specific Provisions) and Annex 1.B (Marketing Dos and Don'ts), which form an integral part of this Agreement.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Os Serviços incluirão os seguintes resultados mensais: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Services shall include the following monthly deliverables: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jc w:val="both"/>
              <w:rPr>
                <w:rFonts w:ascii="Cambria" w:cs="Cambria" w:eastAsia="Cambria" w:hAnsi="Cambria"/>
                <w:u w:val="single"/>
              </w:rPr>
            </w:pPr>
            <w:r w:rsidDel="00000000" w:rsidR="00000000" w:rsidRPr="00000000">
              <w:rPr>
                <w:rFonts w:ascii="Cambria" w:cs="Cambria" w:eastAsia="Cambria" w:hAnsi="Cambria"/>
                <w:rtl w:val="0"/>
              </w:rPr>
              <w:t xml:space="preserve">1.1 </w:t>
            </w:r>
            <w:r w:rsidDel="00000000" w:rsidR="00000000" w:rsidRPr="00000000">
              <w:rPr>
                <w:rFonts w:ascii="Cambria" w:cs="Cambria" w:eastAsia="Cambria" w:hAnsi="Cambria"/>
                <w:u w:val="single"/>
                <w:rtl w:val="0"/>
              </w:rPr>
              <w:t xml:space="preserve">YouTube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jc w:val="both"/>
              <w:rPr>
                <w:rFonts w:ascii="Cambria" w:cs="Cambria" w:eastAsia="Cambria" w:hAnsi="Cambria"/>
                <w:u w:val="single"/>
              </w:rPr>
            </w:pPr>
            <w:r w:rsidDel="00000000" w:rsidR="00000000" w:rsidRPr="00000000">
              <w:rPr>
                <w:rFonts w:ascii="Cambria" w:cs="Cambria" w:eastAsia="Cambria" w:hAnsi="Cambria"/>
                <w:rtl w:val="0"/>
              </w:rPr>
              <w:t xml:space="preserve">1.1 </w:t>
            </w:r>
            <w:r w:rsidDel="00000000" w:rsidR="00000000" w:rsidRPr="00000000">
              <w:rPr>
                <w:rFonts w:ascii="Cambria" w:cs="Cambria" w:eastAsia="Cambria" w:hAnsi="Cambria"/>
                <w:u w:val="single"/>
                <w:rtl w:val="0"/>
              </w:rPr>
              <w:t xml:space="preserve">YouTube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numPr>
                <w:ilvl w:val="0"/>
                <w:numId w:val="5"/>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Quatro (4) integrações patrocinadas durante as transmissões ao vivo às quartas-feiras (Live de Quarta – YouTube);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1"/>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Four (4) sponsored integrations during Wednesday live streams (Live de Quarta – YouTube);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1"/>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Quatro (4) integrações patrocinadas durante as transmissões ao vivo às quintas-feiras (Live de Quinta – YouTube).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9"/>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Four (4) sponsored integrations during Thursday live streams (Live de Quinta – YouTube).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jc w:val="both"/>
              <w:rPr>
                <w:rFonts w:ascii="Cambria" w:cs="Cambria" w:eastAsia="Cambria" w:hAnsi="Cambria"/>
                <w:u w:val="single"/>
              </w:rPr>
            </w:pPr>
            <w:r w:rsidDel="00000000" w:rsidR="00000000" w:rsidRPr="00000000">
              <w:rPr>
                <w:rFonts w:ascii="Cambria" w:cs="Cambria" w:eastAsia="Cambria" w:hAnsi="Cambria"/>
                <w:rtl w:val="0"/>
              </w:rPr>
              <w:t xml:space="preserve">1.2 </w:t>
            </w:r>
            <w:r w:rsidDel="00000000" w:rsidR="00000000" w:rsidRPr="00000000">
              <w:rPr>
                <w:rFonts w:ascii="Cambria" w:cs="Cambria" w:eastAsia="Cambria" w:hAnsi="Cambria"/>
                <w:u w:val="single"/>
                <w:rtl w:val="0"/>
              </w:rPr>
              <w:t xml:space="preserve">Instagram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ind w:left="0" w:firstLine="0"/>
              <w:jc w:val="both"/>
              <w:rPr>
                <w:rFonts w:ascii="Cambria" w:cs="Cambria" w:eastAsia="Cambria" w:hAnsi="Cambria"/>
                <w:u w:val="single"/>
              </w:rPr>
            </w:pPr>
            <w:r w:rsidDel="00000000" w:rsidR="00000000" w:rsidRPr="00000000">
              <w:rPr>
                <w:rFonts w:ascii="Cambria" w:cs="Cambria" w:eastAsia="Cambria" w:hAnsi="Cambria"/>
                <w:rtl w:val="0"/>
              </w:rPr>
              <w:t xml:space="preserve">1.2 </w:t>
            </w:r>
            <w:r w:rsidDel="00000000" w:rsidR="00000000" w:rsidRPr="00000000">
              <w:rPr>
                <w:rFonts w:ascii="Cambria" w:cs="Cambria" w:eastAsia="Cambria" w:hAnsi="Cambria"/>
                <w:u w:val="single"/>
                <w:rtl w:val="0"/>
              </w:rPr>
              <w:t xml:space="preserve">Instagram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numPr>
                <w:ilvl w:val="0"/>
                <w:numId w:val="10"/>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Oito (8) publicações Reels por mês;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numPr>
                <w:ilvl w:val="0"/>
                <w:numId w:val="3"/>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Eight (8) Reels posts per month;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numPr>
                <w:ilvl w:val="0"/>
                <w:numId w:val="3"/>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Oito (8) Stories relacionados com Reels por mês;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numPr>
                <w:ilvl w:val="0"/>
                <w:numId w:val="17"/>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Eight (8) Stories related to Reels per month;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Oito (8) Stories adicionais por mês;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21"/>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Eight (8) additional Stories per month;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Colocação do link do site oficial do Cliente na biografia do Instagram do Prestador durante a duração da campanha e de acordo com os requisitos de rastreamento e afiliados estabelecidos no Anexo 1.A.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numPr>
                <w:ilvl w:val="0"/>
                <w:numId w:val="6"/>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Placement of the Client’s official website link in the Supplier’s Instagram biography for the duration of the campaign and in accordance with the tracking and affiliate requirements set forth in Annex 1.A.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Direitos de imagem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Rights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2.1. Em consideração ao Contrato, o Prestador concede ao Cliente o direito de usar a imagem, o nome, a voz e a semelhança do Prestador nas seguintes condições: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2.1. In consideration of the Agreement, the Supplier grants to the Client the right to use the Supplier’s image, name, voice and likeness under the following conditions: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numPr>
                <w:ilvl w:val="0"/>
                <w:numId w:val="1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Uso em mídia física e online: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Use in both physical and online media;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Uma (1) sessão de fotos a ser organizada e financiada pelo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One (1) photo session to be organized </w:t>
            </w:r>
            <w:r w:rsidDel="00000000" w:rsidR="00000000" w:rsidRPr="00000000">
              <w:rPr>
                <w:rFonts w:ascii="Cambria" w:cs="Cambria" w:eastAsia="Cambria" w:hAnsi="Cambria"/>
                <w:rtl w:val="0"/>
              </w:rPr>
              <w:t xml:space="preserve">and funded by the Client</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Participação em até duas (2) eventos organizados pelo Cliente na cidade de São Paulo, em datas a serem mutuamente acordadas;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Participation in up to two (2) events organized by the Client in the city of São Paulo, on dates to be mutually agreed;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Participação em eventos fora da cidade de São Paulo, sujeita a acordo prévio sobre logística, despesas de viagem e condições específicas;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Participation in events outside the city of São Paulo, subject to prior agreement on logistics, travel expenses and specific conditions;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Qualquer uso da imagem do Prestador pelo Cliente estará sujeito à aprovação prévia por escrito do Prestador, que não poderá ser negada sem motivo justificado.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Any use of the Supplier’s image by the Client shall be subject to the Supplier’s prior written approval, not to be unreasonably withheld.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O Prestador terá o direito, e quando necessário a obrigação, de suspender, remover ou modificar qualquer conteúdo promocional publicado em conexão com este Contrato, se tal ação for razoavelmente necessária para cumprir a lei aplicável, orientações regulatórias, políticas da plataforma (incluindo, mas não se limitando às políticas do YouTube ou Instagram) ou qualquer ordem ou solicitação emitida por uma autoridade competente.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2.2. The Supplier shall have the right, and when required the obligation, to suspend, remove, or modify any promotional content published in connection with this Agreement if such action is reasonably necessary to comply with applicable law, regulatory guidance, platform policies (including but not limited to YouTube or Instagram policies), or any order or request issued by a competent authority.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 tais circunstâncias, o Prestador tomará as medidas necessárias assim que for razoavelmente praticável e, em qualquer caso, sem demora injustificada, e notificará imediatamente o Cliente sobre tal suspensão, remoção ou modificação.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left="360" w:firstLine="0"/>
              <w:jc w:val="both"/>
              <w:rPr>
                <w:rFonts w:ascii="Cambria" w:cs="Cambria" w:eastAsia="Cambria" w:hAnsi="Cambria"/>
              </w:rPr>
            </w:pPr>
            <w:r w:rsidDel="00000000" w:rsidR="00000000" w:rsidRPr="00000000">
              <w:rPr>
                <w:rFonts w:ascii="Cambria" w:cs="Cambria" w:eastAsia="Cambria" w:hAnsi="Cambria"/>
                <w:rtl w:val="0"/>
              </w:rPr>
              <w:t xml:space="preserve">In such circumstances, the Supplier shall take the necessary actions as soon as reasonably practicable and, in any event, without undue delay, and shall promptly notify the Client of such suspension, removal, or modification.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Prazo de Vigência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Duration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Para os efeitos da Cláusula 8.1 do Contrato, as Partes concordam que o Prazo do Contrato terá início em março </w:t>
            </w:r>
            <w:r w:rsidDel="00000000" w:rsidR="00000000" w:rsidRPr="00000000">
              <w:rPr>
                <w:rFonts w:ascii="Cambria" w:cs="Cambria" w:eastAsia="Cambria" w:hAnsi="Cambria"/>
                <w:highlight w:val="yellow"/>
                <w:rtl w:val="0"/>
              </w:rPr>
              <w:t xml:space="preserve">[*] </w:t>
            </w:r>
            <w:r w:rsidDel="00000000" w:rsidR="00000000" w:rsidRPr="00000000">
              <w:rPr>
                <w:rFonts w:ascii="Cambria" w:cs="Cambria" w:eastAsia="Cambria" w:hAnsi="Cambria"/>
                <w:rtl w:val="0"/>
              </w:rPr>
              <w:t xml:space="preserve">de 2026 e permanecerá em vigor por doze (12) meses, a menos que seja rescindido antecipadamente, de acordo com os termos e condições do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For the purposes of Clause 8.1 of the Agreement, the Parties agree that the Term of the Agreement shall commence on March </w:t>
            </w:r>
            <w:r w:rsidDel="00000000" w:rsidR="00000000" w:rsidRPr="00000000">
              <w:rPr>
                <w:rFonts w:ascii="Cambria" w:cs="Cambria" w:eastAsia="Cambria" w:hAnsi="Cambria"/>
                <w:highlight w:val="yellow"/>
                <w:rtl w:val="0"/>
              </w:rPr>
              <w:t xml:space="preserve">[*], </w:t>
            </w:r>
            <w:r w:rsidDel="00000000" w:rsidR="00000000" w:rsidRPr="00000000">
              <w:rPr>
                <w:rFonts w:ascii="Cambria" w:cs="Cambria" w:eastAsia="Cambria" w:hAnsi="Cambria"/>
                <w:rtl w:val="0"/>
              </w:rPr>
              <w:t xml:space="preserve">2026 and shall remain in effect for twelve (12) months, unless earlier terminated in accordance with the terms and conditions of the Agreement.</w:t>
            </w:r>
          </w:p>
        </w:tc>
      </w:tr>
    </w:tbl>
    <w:p w:rsidR="00000000" w:rsidDel="00000000" w:rsidP="00000000" w:rsidRDefault="00000000" w:rsidRPr="00000000" w14:paraId="0000012E">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0" w:before="0" w:lineRule="auto"/>
        <w:jc w:val="both"/>
        <w:rPr>
          <w:rFonts w:ascii="Cambria" w:cs="Cambria" w:eastAsia="Cambria" w:hAnsi="Cambria"/>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1.A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1.A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Affiliate-Specific Provisions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Este Anexo 1.A faz parte integrante do Anexo 1 e do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This Annex 1.A forms an integral part of Annex 1 and of the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Link de Rastreamento e Atribuição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Tracking Link and Attribution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1.1 O Cliente fornecerá ao Prestador um link de rastreamento personalizado (“Link de Rastreamento”), que será o método exclusivo para direcionar o tráfego para a plataforma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1.1 The Client shall provide the Supplier with a customized tracking link (“</w:t>
            </w:r>
            <w:r w:rsidDel="00000000" w:rsidR="00000000" w:rsidRPr="00000000">
              <w:rPr>
                <w:rFonts w:ascii="Cambria" w:cs="Cambria" w:eastAsia="Cambria" w:hAnsi="Cambria"/>
                <w:u w:val="single"/>
                <w:rtl w:val="0"/>
              </w:rPr>
              <w:t xml:space="preserve">Tracking Link</w:t>
            </w:r>
            <w:r w:rsidDel="00000000" w:rsidR="00000000" w:rsidRPr="00000000">
              <w:rPr>
                <w:rFonts w:ascii="Cambria" w:cs="Cambria" w:eastAsia="Cambria" w:hAnsi="Cambria"/>
                <w:rtl w:val="0"/>
              </w:rPr>
              <w:t xml:space="preserve">”), which shall be the exclusive method for directing traffic to the Client’s platform.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1.2 O Prestador deverá:</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1.2 The Supplier shall: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Utilizar exclusivamente o Link de Rastreamento fornecido pelo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Use exclusively the Tracking Link provided by the Client;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Não alterar, mascarar, redirecionar, encurtar ou manipular de qualquer outra forma esse link sem a aprovação prévia por escrito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Not alter, mask, redirect, shorten, or otherwise manipulate such link without prior written approval from the Client;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Não substituir ou remover o Link de Rastreamento da biografia do Instagram durante o Prazo sem a autorização prévia por escrito do Cliente;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Not replace or remove the Tracking Link from the Instagram biography during the Term without prior written authorization from the Client;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Garantir que o Link de Rastreamento permaneça visível, funcional e corretamente implementado em todos os momentos durante a campanha.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Ensure that the Tracking Link remains visible, functional, and correctly implemented at all times during the campaign.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 Os métodos de rastreamento empregados pelo Cliente, incluindo, entre outros, URLs de rastreamento, cookies, códigos de bónus e sistemas de atribuição, não podem ser modificados, interferidos ou contornados pelo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 The tracking methods employed by the Client, including but not limited to tracking URLs, cookies, bonus codes, and attribution systems, may not be modified, interfered with, or circumvented by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1.4 A plataforma de rastreamento e os relatórios do Cliente serão a única fonte vinculativa para determinar registos, depósitos e conversões válidos, exceto em caso de erro técnico manifesto.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1.4 The Client’s tracking platform and reports shall be the sole and binding source for determining valid registrations, deposits, and conversions, except in case of manifest technical error.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Canais aprovados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Approved Channels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Os Serviços serão prestados exclusivamente através do canal do YouTube e da conta do Instagram do Prestador previamente aprovados.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The Services shall be performed exclusively through the Supplier’s previously approved YouTube channel and Instagram account.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O Prestador não promoverá o Cliente através de qualquer site, domínio, conta de rede social, canal de publicidade paga, marketing por e-mail, notificação push ou plataforma de terceiros adicionais sem a aprovação prévia por escrito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The Supplier shall not promote the Client through any additional website, domain, social media account, paid advertising channel, email marketing, push notification, or third-party platform without prior written approval from the Client.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Marketing e conformidade regulatória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Marketing and Regulatory Compliance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Conformidade regulatória: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Regulatory Compliance: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deverá cumprir rigorosamente todas as leis e regulamentos brasileiros aplicáveis que regem as apostas de odds fixas, publicidade e promoção digital, incluindo, sem limitação, a Lei n.º 13.756/2018, a Lei n.º 14.790/2023, a Portaria SPA/MF n.º 1.231/2024, Portaria SPA/MF nº 722/2024, Portaria SPA/MF nº 827/2024, bem como as regras e diretrizes emitidas pelo Conselho Nacional de Autorregulação Publicitária (CONAR), incluindo o Anexo X do Código Brasileiro de Autorregulação Publicitária e o Guia de Publicidade de Influenciadores Digitais do CONAR. O Prestador concorda ainda em cumprir todas as políticas internas de conformidade, diretrizes de marketing e requisitos de jogo responsável comunicados por escrito pelo Cliente de tempos em tempos.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shall strictly comply with all applicable Brazilian laws and regulations governing fixed-odds betting, advertising, and digital promotion, including, without limitation, Law No. 13,756/2018, Law No. 14,790/2023, SPA/MF Ordinance No. 1.231/2024, SPA/MF Ordinance No. 722/2024, SPA/MF Ordinance No. 827/2024, as well as the rules and guidelines issued by the National Council for Advertising Self-Regulation (CONAR), including Annex X of the Brazilian Advertising Self-Regulation Code and the CONAR Digital Influencer Advertising Guide. The Supplier further agrees to comply with all internal compliance policies, marketing guidelines, and responsible gaming requirements communicated in writing by the Client from time to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O Prestador deverá:</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The Supplier shall: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Não visar indivíduos menores de 18 anos de 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Not target individuals under 18 years of age;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Identificar claramente o conteúdo patrocinado, de acordo com as regulamentações brasileiras de publicidade;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Clearly identify sponsored content in accordance with Brazilian advertising regulations;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Não fazer declarações enganosas sobre bónus, ganhos, probabilidades ou retornos garantidos;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Not make misleading statements regarding bonuses, winnings, probabilities, or guaranteed returns;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Não representar o jogo como uma fonte de renda ou solução financeira;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Not represent gambling as a source of income or financial solution;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Não promover violações do jogo responsável ou conteúdo proibido pela Lei Aplicável.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Not promote responsible gaming violations or prohibited content under Applicable Law.</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Conduta proibida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Prohibited Conduct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não deve: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shall not: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Gerar tráfego artificial, bots, registos fraudulentos ou depósitos simulados;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Generate artificial traffic, bots, fraudulent registrations, or simulated deposits;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Registar jogadores em nome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Register players on behalf of third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Incentivar indivíduos autoexcluídos, restritos ou legalmente proibidos a registar-se;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Encourage self-excluded, restricted, or legally prohibited individuals to register;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Utilizar licitações de marcas, campanhas de pesquisa paga ou comprar palavras-chave relacionadas com a marca registada do Cliente sem aprovação prévia por escrito;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Use brand bidding, paid search campaigns, or purchase keywords related to the Client’s trademark without prior written approval;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Fazer declarações públicas que prejudiquem a reputação do Cliente ou da sua marca;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Make public statements that damage the reputation of the Client or its brand;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 Subcontratar ou delegar 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 Subcontract or delegate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Registos inválidos, atividades fraudulentas, contas duplicadas, depósitos manipulados ou qualquer conduta destinada a contornar o sistema de aquisição do Cliente não gerarão qualquer compensação.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Invalid registrations, fraudulent activity, duplicate accounts, manipulated deposits, or any conduct intended to circumvent the Client’s acquisition system shall not generate any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Se for demonstrado que o Prestador se envolveu em qualquer uma das condutas proibidas descritas acima, o Cliente terá o direito de rescindir imediatamente o Contrato por justa causa, com efeito imediato, sem aviso prévio e sem prejuízo do direito do Cliente de reclamar danos, aplicar penalidades contratuais, reter pagamentos pendentes e/ou buscar indenização por quaisquer multas regulatórias, perdas ou responsabilidades decorrentes disso.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If it is demonstrated that the Supplier has engaged in any of the prohibited conducts described above, the Client shall be entitled to immediately terminate the Agreement for cause, with immediate effect, without prior notice and without prejudice to the Client’s right to claim damages, apply contractual penalties, withhold outstanding payments, and/or seek indemnification for any regulatory fines, losses or liabilities arising therefrom.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Validação do registo e jogadores inválidos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Registration Validation and Invalid Players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Todos os registos e depósitos estão sujeitos ao processo de validação interna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All registrations and deposits are subject to the Client’s internal validation process.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5.2 O Cliente pode rejeitar registos a seu exclusivo critério, de acordo com a Lei Aplicável e as políticas internas.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5.2 The Client may reject registrations at its sole discretion in accordance with Applicable Law and internal policies.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5.3 Registos inválidos: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5.3 Invalid Registrations: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Para os fins deste Contrato, os registos inválidos incluem, sem limitação, contas duplicadas, registos contendo informações falsas, incompletas ou enganosas, contas geradas por sistemas automatizados ou bots, depósitos fraudulentos, estornos, registos feitos por indivíduos legalmente proibidos de participar em atividades de apostas e qualquer atividade que viole os Termos de Uso da Plataforma, as políticas internas do Cliente ou a Lei Aplicável. Qualquer registo inválido ou atividade associada não gerará qualquer direito a compensação.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For the purposes of this Agreement, invalid registrations shall include, without limitation, duplicate accounts, registrations containing false, incomplete, or misleading information, accounts generated through automated systems or bots, fraudulent deposits, chargebacks, registrations made by individuals legally prohibited from participating in betting activities, and any activity that violates the Platform’s Terms of Use, the Client’s internal policies, or Applicable Law. Any such invalid registration or associated activity shall not generate any right to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Suspensão e retenção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Suspension and Withholding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O Cliente poderá suspender o rastreamento e/ou reter pagamentos se suspeitar razoavelmente de fraude, violação regulamentar ou violação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The Client may suspend tracking and/or withhold payments if it reasonably suspects fraud, regulatory breach, or violation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Em caso de violação material, o Cliente poderá rescindir o Contrato por justa causa e aplicar penalidades contratuais, conforme previsto no Contrato principal.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In case of material breach, the Client may terminate the Agreement for cause and apply contractual penalties as provided in the main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Indemnification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indenizará e isentará o Cliente, seus diretores, executivos, funcionários e agentes de quaisquer multas regulatórias, penalidades, reclamações, investigações ou ações de terceiros decorrentes 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shall indemnify and hold harmless the Client, its directors, officers, employees and agents against any regulatory fines, penalties, claims, investigations or third-party actions arising from: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Não conformidade com os regulamentos brasileiros de publicidade de jogos de azar;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Non-compliance with Brazilian gambling advertising regulations;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Conteúdo promocional enganoso ou ilegal;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Misleading or unlawful promotional content;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Violação deste Anexo.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Violation of this Annex.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Responsabilidade Regulatória e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Regulatory Liability and Indemnification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reconhece que, de acordo com as regulamentações brasileiras aplicáveis em matéria de jogos de azar e publicidade, o Cliente poderá ser responsabilizado solidariamente perante as autoridades reguladoras pelas atividades de marketing e promocionais realizadas pelo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acknowledges that, pursuant to applicable Brazilian gambling and advertising regulations, the Client may be held jointly liable before regulatory authorities for marketing and promotional activities carried out by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Assim, o Prestador será totalmente responsável por qualquer ato ou omissão que lhe seja atribuível e indenizará, defenderá e isentará o Cliente de toda e qualquer multa regulamentar, sanção administrativa, penalidade, reclamação, dano, perda, custo ou despesa (incluindo honorários advocatícios razoáveis) decorrentes ou relacionados à violação pelo Prestador deste Contrato, da Lei Aplicável, das regulamentações de publicidade ou das obrigações de jogo responsável.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Accordingly, the Supplier shall be fully liable for any act or omission attributable to it and shall indemnify, defend and hold harmless the Client against any and all regulatory fines, administrative sanctions, penalties, claims, damages, losses, costs or expenses (including reasonable legal fees) arising out of or related to the Supplier’s breach of this Agreement, Applicable Law, advertising regulations, or responsible gaming obligations.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renuncia expressamente a qualquer direito de reclamar responsabilidade conjunta contra o Cliente por atos exclusivamente atribuíveis ao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expressly waives any right to claim joint liability against the Client for acts exclusively attributable to the Supplier.</w:t>
            </w:r>
          </w:p>
        </w:tc>
      </w:tr>
    </w:tbl>
    <w:p w:rsidR="00000000" w:rsidDel="00000000" w:rsidP="00000000" w:rsidRDefault="00000000" w:rsidRPr="00000000" w14:paraId="00000196">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97">
      <w:pPr>
        <w:spacing w:after="0" w:before="0" w:lineRule="auto"/>
        <w:jc w:val="both"/>
        <w:rPr>
          <w:rFonts w:ascii="Cambria" w:cs="Cambria" w:eastAsia="Cambria" w:hAnsi="Cambria"/>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1.B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1.B</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jc w:val="center"/>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Marketing Dos and Don’ts</w:t>
            </w:r>
          </w:p>
        </w:tc>
      </w:tr>
    </w:tbl>
    <w:p w:rsidR="00000000" w:rsidDel="00000000" w:rsidP="00000000" w:rsidRDefault="00000000" w:rsidRPr="00000000" w14:paraId="0000019C">
      <w:pPr>
        <w:spacing w:after="0" w:befor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D">
      <w:pPr>
        <w:spacing w:after="0" w:befor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9E">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0" w:before="0" w:lineRule="auto"/>
        <w:jc w:val="both"/>
        <w:rPr>
          <w:rFonts w:ascii="Cambria" w:cs="Cambria" w:eastAsia="Cambria" w:hAnsi="Cambria"/>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Payment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Valor do 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Payment Amount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A compensação total devida pelo Cliente ao Prestador pelos Serviços prestados nos termos deste Contrato será de R$ 26.300,00 (vinte e seis mil e trezentos Reais) mensalmente, a qual será processada pelo Cliente em pagamento único e integral em </w:t>
            </w:r>
            <w:r w:rsidDel="00000000" w:rsidR="00000000" w:rsidRPr="00000000">
              <w:rPr>
                <w:rFonts w:ascii="Cambria" w:cs="Cambria" w:eastAsia="Cambria" w:hAnsi="Cambria"/>
                <w:highlight w:val="yellow"/>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The total compensation owed by the Client to the Supplier for the Services rendered under this Agreement shall be R$ 26.300,00 (twenty-six thousand three hundred Brazilian Reais) monthly , which shall be processed by the Client in a single, lump-sum payment on </w:t>
            </w:r>
            <w:r w:rsidDel="00000000" w:rsidR="00000000" w:rsidRPr="00000000">
              <w:rPr>
                <w:rFonts w:ascii="Cambria" w:cs="Cambria" w:eastAsia="Cambria" w:hAnsi="Cambria"/>
                <w:highlight w:val="yellow"/>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Remuneração Baseada no Desempenho (FTD)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Performance-Based Compensation (FTD)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Além da remuneração fixa estabelecida acima, o Prestador terá direito a receber R$ 50,00 (cinquenta reais) por cada FTD (Primeiro Depósito) gerado através das atividades promocionais do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In addition to the fixed compensation set forth above, the Supplier shall be entitled to receive R$ 50,00 (fifty Brazilian Reais) for each FTD (First Time Deposit) generated through the Supplier’s promotional activities.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Para os fins deste Contrato, um FTD significa um utilizador que se regista no Site e faz o seu primeiro depósito.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For the purposes of this Agreement, an FTD means a user who registers on the Website and makes their first deposit.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Forma de 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Payment Method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pagamento será realizado pelo Cliente via transferência bancária para a seguinte conta fornecida pelo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payment shall be remitted by the Client via bank transfer to the following account provided by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Dados Bancários: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Bank Account Details: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w:t>
            </w:r>
          </w:p>
        </w:tc>
      </w:tr>
    </w:tbl>
    <w:p w:rsidR="00000000" w:rsidDel="00000000" w:rsidP="00000000" w:rsidRDefault="00000000" w:rsidRPr="00000000" w14:paraId="000001B6">
      <w:pPr>
        <w:spacing w:after="0" w:before="0" w:lineRule="auto"/>
        <w:jc w:val="both"/>
        <w:rPr>
          <w:rFonts w:ascii="Cambria" w:cs="Cambria" w:eastAsia="Cambria" w:hAnsi="Cambria"/>
        </w:rPr>
      </w:pPr>
      <w:r w:rsidDel="00000000" w:rsidR="00000000" w:rsidRPr="00000000">
        <w:rPr>
          <w:rtl w:val="0"/>
        </w:rPr>
      </w:r>
    </w:p>
    <w:sectPr>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4"/>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4"/>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gal@betwarrior.com" TargetMode="External"/><Relationship Id="rId7" Type="http://schemas.openxmlformats.org/officeDocument/2006/relationships/hyperlink" Target="mailto:legal@betwarrior.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